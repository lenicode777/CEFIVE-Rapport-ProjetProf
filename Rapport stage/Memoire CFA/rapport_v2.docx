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9645" w:type="dxa"/>
        <w:tblInd w:w="55" w:type="dxa"/>
        <w:tblLayout w:type="fixed"/>
        <w:tblCellMar>
          <w:top w:w="55" w:type="dxa"/>
          <w:left w:w="55" w:type="dxa"/>
          <w:bottom w:w="55" w:type="dxa"/>
          <w:right w:w="55" w:type="dxa"/>
        </w:tblCellMar>
        <w:tblLook w:val="04A0" w:firstRow="1" w:lastRow="0" w:firstColumn="1" w:lastColumn="0" w:noHBand="0" w:noVBand="1"/>
      </w:tblPr>
      <w:tblGrid>
        <w:gridCol w:w="3211"/>
        <w:gridCol w:w="2938"/>
        <w:gridCol w:w="3496"/>
      </w:tblGrid>
      <w:tr w:rsidR="006A1AA6" w14:paraId="61A20C01" w14:textId="77777777">
        <w:tc>
          <w:tcPr>
            <w:tcW w:w="3211" w:type="dxa"/>
          </w:tcPr>
          <w:p w14:paraId="161D8EF1" w14:textId="77777777" w:rsidR="006A1AA6" w:rsidRDefault="000A249A">
            <w:pPr>
              <w:pStyle w:val="Contenudetableau"/>
              <w:rPr>
                <w:rFonts w:ascii="Arial" w:hAnsi="Arial" w:cs="Arial"/>
              </w:rPr>
            </w:pPr>
            <w:r>
              <w:rPr>
                <w:rFonts w:ascii="Arial" w:hAnsi="Arial" w:cs="Arial"/>
                <w:noProof/>
              </w:rPr>
              <w:drawing>
                <wp:inline distT="0" distB="0" distL="0" distR="0" wp14:anchorId="4913F7F1" wp14:editId="1E1BA50E">
                  <wp:extent cx="1847850" cy="923925"/>
                  <wp:effectExtent l="0" t="0" r="0" b="0"/>
                  <wp:docPr id="1" name="Image 1" descr="Logo Montpellier SupAgro - Vert -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Logo Montpellier SupAgro - Vert -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47850" cy="923925"/>
                          </a:xfrm>
                          <a:prstGeom prst="rect">
                            <a:avLst/>
                          </a:prstGeom>
                          <a:noFill/>
                          <a:ln>
                            <a:noFill/>
                          </a:ln>
                        </pic:spPr>
                      </pic:pic>
                    </a:graphicData>
                  </a:graphic>
                </wp:inline>
              </w:drawing>
            </w:r>
          </w:p>
        </w:tc>
        <w:tc>
          <w:tcPr>
            <w:tcW w:w="2938" w:type="dxa"/>
            <w:vAlign w:val="center"/>
          </w:tcPr>
          <w:p w14:paraId="07017D36" w14:textId="77777777" w:rsidR="006A1AA6" w:rsidRDefault="006A1AA6">
            <w:pPr>
              <w:pStyle w:val="Contenudetableau"/>
              <w:rPr>
                <w:rFonts w:ascii="Arial" w:hAnsi="Arial" w:cs="Arial"/>
              </w:rPr>
            </w:pPr>
          </w:p>
        </w:tc>
        <w:tc>
          <w:tcPr>
            <w:tcW w:w="3496" w:type="dxa"/>
          </w:tcPr>
          <w:p w14:paraId="5F2D22EF" w14:textId="77777777" w:rsidR="006A1AA6" w:rsidRDefault="000A249A">
            <w:pPr>
              <w:pStyle w:val="Contenudetableau"/>
              <w:jc w:val="right"/>
              <w:rPr>
                <w:rFonts w:ascii="Arial" w:hAnsi="Arial" w:cs="Arial"/>
              </w:rPr>
            </w:pPr>
            <w:r>
              <w:rPr>
                <w:rFonts w:ascii="Arial" w:hAnsi="Arial" w:cs="Arial"/>
                <w:noProof/>
              </w:rPr>
              <w:drawing>
                <wp:inline distT="0" distB="0" distL="0" distR="0" wp14:anchorId="2597CF06" wp14:editId="4BEDD0DA">
                  <wp:extent cx="1085850" cy="1085850"/>
                  <wp:effectExtent l="0" t="0" r="0" b="0"/>
                  <wp:docPr id="12"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 descr="Bordeaux Sciences Ag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p>
        </w:tc>
      </w:tr>
    </w:tbl>
    <w:p w14:paraId="20B372C2" w14:textId="77777777" w:rsidR="006A1AA6" w:rsidRDefault="006A1AA6">
      <w:pPr>
        <w:pStyle w:val="Corpsdetexte"/>
        <w:rPr>
          <w:rFonts w:ascii="Arial" w:hAnsi="Arial" w:cs="Arial"/>
        </w:rPr>
      </w:pPr>
    </w:p>
    <w:p w14:paraId="1F4641A3" w14:textId="77777777" w:rsidR="006A1AA6" w:rsidRDefault="0044089D">
      <w:pPr>
        <w:pStyle w:val="Corpsdetexte"/>
        <w:rPr>
          <w:rFonts w:ascii="Arial" w:hAnsi="Arial" w:cs="Arial"/>
        </w:rPr>
      </w:pPr>
      <w:r>
        <w:rPr>
          <w:rStyle w:val="Marquedecommentaire"/>
        </w:rPr>
        <w:commentReference w:id="0"/>
      </w:r>
    </w:p>
    <w:p w14:paraId="6550D6CA" w14:textId="77777777" w:rsidR="006A1AA6" w:rsidRDefault="000A249A">
      <w:pPr>
        <w:pStyle w:val="102TitreMmoire"/>
        <w:rPr>
          <w:rFonts w:ascii="Arial" w:hAnsi="Arial" w:cs="Arial"/>
          <w:sz w:val="24"/>
        </w:rPr>
      </w:pPr>
      <w:r>
        <w:rPr>
          <w:rFonts w:ascii="Arial" w:hAnsi="Arial" w:cs="Arial"/>
          <w:sz w:val="24"/>
        </w:rPr>
        <w:t xml:space="preserve">Mémoire de fin d'études </w:t>
      </w:r>
    </w:p>
    <w:p w14:paraId="694CF5A5" w14:textId="77777777" w:rsidR="006A1AA6" w:rsidRDefault="000A249A">
      <w:pPr>
        <w:pStyle w:val="105Mmoireprsentpar"/>
        <w:rPr>
          <w:rFonts w:ascii="Arial" w:hAnsi="Arial" w:cs="Arial"/>
          <w:sz w:val="24"/>
        </w:rPr>
      </w:pPr>
      <w:r>
        <w:rPr>
          <w:rFonts w:ascii="Arial" w:hAnsi="Arial" w:cs="Arial"/>
          <w:sz w:val="24"/>
        </w:rPr>
        <w:t>Présenté pour l'obtention du Diplôme d’ingénieur Agronome</w:t>
      </w:r>
      <w:r>
        <w:rPr>
          <w:rFonts w:ascii="Arial" w:hAnsi="Arial" w:cs="Arial"/>
          <w:sz w:val="24"/>
        </w:rPr>
        <w:br/>
        <w:t>Spécialité/Mention : AgroTIC - Technologies de l'information et de la communication pour l'agriculture et l'environnement</w:t>
      </w:r>
      <w:r>
        <w:rPr>
          <w:rFonts w:ascii="Arial" w:hAnsi="Arial" w:cs="Arial"/>
          <w:sz w:val="24"/>
        </w:rPr>
        <w:br/>
        <w:t>Option/Parcours : Ingénieur Agronome (IA)</w:t>
      </w:r>
    </w:p>
    <w:p w14:paraId="4878BB38" w14:textId="77777777" w:rsidR="006A1AA6" w:rsidRDefault="000A249A">
      <w:pPr>
        <w:pStyle w:val="102TitreMmoire"/>
        <w:pBdr>
          <w:top w:val="single" w:sz="8" w:space="1" w:color="000000"/>
          <w:left w:val="single" w:sz="8" w:space="1" w:color="000000"/>
          <w:bottom w:val="single" w:sz="8" w:space="1" w:color="000000"/>
          <w:right w:val="single" w:sz="8" w:space="1" w:color="000000"/>
        </w:pBdr>
        <w:rPr>
          <w:rFonts w:ascii="Arial" w:hAnsi="Arial" w:cs="Arial"/>
          <w:sz w:val="24"/>
        </w:rPr>
      </w:pPr>
      <w:r>
        <w:rPr>
          <w:rFonts w:ascii="Arial" w:hAnsi="Arial" w:cs="Arial"/>
          <w:sz w:val="24"/>
        </w:rPr>
        <w:t xml:space="preserve">Développement d’un outil d'aide à la décision pour l’optimisation du bridage éolien afin de réduire la mortalité des chiroptères tout en limitant les pertes énergétiques </w:t>
      </w:r>
    </w:p>
    <w:p w14:paraId="5AB32BFC" w14:textId="77777777" w:rsidR="006A1AA6" w:rsidRDefault="000A249A">
      <w:pPr>
        <w:pStyle w:val="Corpsdetexte"/>
        <w:jc w:val="center"/>
        <w:rPr>
          <w:rFonts w:ascii="Arial" w:hAnsi="Arial" w:cs="Arial"/>
        </w:rPr>
      </w:pPr>
      <w:r>
        <w:rPr>
          <w:rFonts w:ascii="Arial" w:hAnsi="Arial" w:cs="Arial"/>
          <w:b/>
          <w:bCs/>
          <w:color w:val="C0C0C0"/>
        </w:rPr>
        <w:t>[</w:t>
      </w:r>
      <w:r>
        <w:rPr>
          <w:rFonts w:ascii="Arial" w:hAnsi="Arial" w:cs="Arial"/>
          <w:b/>
          <w:bCs/>
          <w:noProof/>
          <w:color w:val="C0C0C0"/>
        </w:rPr>
        <w:drawing>
          <wp:inline distT="0" distB="0" distL="0" distR="0" wp14:anchorId="7D721375" wp14:editId="1C616EA9">
            <wp:extent cx="2849880" cy="211836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82214" cy="2216702"/>
                    </a:xfrm>
                    <a:prstGeom prst="rect">
                      <a:avLst/>
                    </a:prstGeom>
                    <a:noFill/>
                    <a:ln>
                      <a:noFill/>
                    </a:ln>
                  </pic:spPr>
                </pic:pic>
              </a:graphicData>
            </a:graphic>
          </wp:inline>
        </w:drawing>
      </w:r>
      <w:r>
        <w:rPr>
          <w:rFonts w:ascii="Arial" w:hAnsi="Arial" w:cs="Arial"/>
        </w:rPr>
        <w:t xml:space="preserve"> </w:t>
      </w:r>
    </w:p>
    <w:p w14:paraId="26AB37D1" w14:textId="77777777" w:rsidR="006A1AA6" w:rsidRDefault="006A1AA6">
      <w:pPr>
        <w:pStyle w:val="Corpsdetexte"/>
        <w:jc w:val="center"/>
        <w:rPr>
          <w:rFonts w:ascii="Arial" w:hAnsi="Arial" w:cs="Arial"/>
        </w:rPr>
      </w:pPr>
    </w:p>
    <w:p w14:paraId="11891B87" w14:textId="1AB06E8C" w:rsidR="006A1AA6" w:rsidDel="00CC6269" w:rsidRDefault="000A249A">
      <w:pPr>
        <w:pStyle w:val="Corpsdetexte"/>
        <w:jc w:val="center"/>
        <w:rPr>
          <w:del w:id="2" w:author="BIDI" w:date="2019-09-09T10:43:00Z"/>
          <w:rFonts w:ascii="Arial" w:hAnsi="Arial" w:cs="Arial"/>
          <w:b/>
          <w:color w:val="FF0000"/>
        </w:rPr>
      </w:pPr>
      <w:r>
        <w:rPr>
          <w:rFonts w:ascii="Arial" w:hAnsi="Arial" w:cs="Arial"/>
          <w:b/>
          <w:color w:val="FF0000"/>
        </w:rPr>
        <w:t xml:space="preserve">Confidentiel </w:t>
      </w:r>
      <w:r>
        <w:rPr>
          <w:rFonts w:ascii="Arial" w:hAnsi="Arial" w:cs="Arial"/>
        </w:rPr>
        <w:t>jusqu’au </w:t>
      </w:r>
      <w:del w:id="3" w:author="BIDI" w:date="2019-09-09T11:42:00Z">
        <w:r w:rsidDel="0044089D">
          <w:rPr>
            <w:rFonts w:ascii="Arial" w:hAnsi="Arial" w:cs="Arial"/>
          </w:rPr>
          <w:delText>:</w:delText>
        </w:r>
      </w:del>
      <w:ins w:id="4" w:author="BIDI" w:date="2019-09-09T10:43:00Z">
        <w:r w:rsidR="00CC6269">
          <w:rPr>
            <w:rFonts w:ascii="Arial" w:hAnsi="Arial" w:cs="Arial"/>
          </w:rPr>
          <w:t xml:space="preserve"> </w:t>
        </w:r>
      </w:ins>
      <w:r>
        <w:rPr>
          <w:rFonts w:ascii="Arial" w:hAnsi="Arial" w:cs="Arial"/>
        </w:rPr>
        <w:t>01/10/2029</w:t>
      </w:r>
    </w:p>
    <w:p w14:paraId="53F1D246" w14:textId="77777777" w:rsidR="006A1AA6" w:rsidRDefault="006A1AA6" w:rsidP="00CC6269">
      <w:pPr>
        <w:pStyle w:val="Corpsdetexte"/>
        <w:jc w:val="center"/>
        <w:rPr>
          <w:rFonts w:ascii="Arial" w:hAnsi="Arial" w:cs="Arial"/>
        </w:rPr>
      </w:pPr>
    </w:p>
    <w:p w14:paraId="7F1CA529" w14:textId="77777777" w:rsidR="006A1AA6" w:rsidRDefault="006A1AA6">
      <w:pPr>
        <w:pStyle w:val="Corpsdetexte"/>
        <w:jc w:val="center"/>
        <w:rPr>
          <w:rFonts w:ascii="Arial" w:hAnsi="Arial" w:cs="Arial"/>
        </w:rPr>
      </w:pPr>
    </w:p>
    <w:p w14:paraId="09E2F74C" w14:textId="7D8DAE4C" w:rsidR="00CC6269" w:rsidRDefault="000A249A">
      <w:pPr>
        <w:pStyle w:val="105Mmoireprsentpar"/>
        <w:spacing w:after="0"/>
        <w:rPr>
          <w:rFonts w:ascii="Arial" w:hAnsi="Arial" w:cs="Arial"/>
          <w:sz w:val="24"/>
        </w:rPr>
      </w:pPr>
      <w:r>
        <w:rPr>
          <w:rFonts w:ascii="Arial" w:hAnsi="Arial" w:cs="Arial"/>
          <w:sz w:val="24"/>
        </w:rPr>
        <w:t>Par Fagniné Alassane COULIBALY</w:t>
      </w:r>
    </w:p>
    <w:p w14:paraId="58279F83" w14:textId="77777777" w:rsidR="006A1AA6" w:rsidRDefault="000A249A">
      <w:pPr>
        <w:pStyle w:val="104Datedesoutenance"/>
        <w:spacing w:before="600"/>
        <w:rPr>
          <w:rFonts w:cs="Arial"/>
        </w:rPr>
      </w:pPr>
      <w:r>
        <w:rPr>
          <w:rFonts w:cs="Arial"/>
          <w:noProof/>
        </w:rPr>
        <w:drawing>
          <wp:anchor distT="0" distB="0" distL="114300" distR="114300" simplePos="0" relativeHeight="251658240" behindDoc="1" locked="0" layoutInCell="1" allowOverlap="1" wp14:anchorId="60DF064F" wp14:editId="6701F863">
            <wp:simplePos x="0" y="0"/>
            <wp:positionH relativeFrom="column">
              <wp:posOffset>2319020</wp:posOffset>
            </wp:positionH>
            <wp:positionV relativeFrom="paragraph">
              <wp:posOffset>633730</wp:posOffset>
            </wp:positionV>
            <wp:extent cx="854710" cy="854710"/>
            <wp:effectExtent l="0" t="0" r="2540" b="2540"/>
            <wp:wrapTight wrapText="bothSides">
              <wp:wrapPolygon edited="0">
                <wp:start x="0" y="0"/>
                <wp:lineTo x="0" y="21183"/>
                <wp:lineTo x="21183" y="21183"/>
                <wp:lineTo x="21183"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854710" cy="854710"/>
                    </a:xfrm>
                    <a:prstGeom prst="rect">
                      <a:avLst/>
                    </a:prstGeom>
                    <a:noFill/>
                    <a:ln>
                      <a:noFill/>
                    </a:ln>
                  </pic:spPr>
                </pic:pic>
              </a:graphicData>
            </a:graphic>
          </wp:anchor>
        </w:drawing>
      </w:r>
      <w:r>
        <w:rPr>
          <w:rFonts w:cs="Arial"/>
        </w:rPr>
        <w:t>Année de soutenance : 2019</w:t>
      </w:r>
    </w:p>
    <w:p w14:paraId="031F543D" w14:textId="77777777" w:rsidR="006A1AA6" w:rsidRDefault="000A249A">
      <w:pPr>
        <w:pStyle w:val="107Ecoledorigine"/>
        <w:rPr>
          <w:rFonts w:ascii="Arial" w:hAnsi="Arial" w:cs="Arial"/>
          <w:sz w:val="24"/>
        </w:rPr>
        <w:sectPr w:rsidR="006A1AA6">
          <w:footnotePr>
            <w:pos w:val="beneathText"/>
          </w:footnotePr>
          <w:pgSz w:w="11906" w:h="16838"/>
          <w:pgMar w:top="1134" w:right="1134" w:bottom="1134" w:left="1134" w:header="720" w:footer="720" w:gutter="0"/>
          <w:cols w:space="720"/>
        </w:sectPr>
      </w:pPr>
      <w:r>
        <w:rPr>
          <w:rFonts w:ascii="Arial" w:hAnsi="Arial" w:cs="Arial"/>
          <w:sz w:val="24"/>
        </w:rPr>
        <w:t xml:space="preserve">Organisme d'accueil : Biotope   </w:t>
      </w:r>
    </w:p>
    <w:p w14:paraId="63EF4DFF" w14:textId="77777777" w:rsidR="006A1AA6" w:rsidRDefault="006A1AA6">
      <w:pPr>
        <w:pStyle w:val="107Ecoledorigine"/>
        <w:rPr>
          <w:rFonts w:ascii="Arial" w:hAnsi="Arial" w:cs="Arial"/>
          <w:sz w:val="24"/>
        </w:rPr>
        <w:sectPr w:rsidR="006A1AA6">
          <w:footnotePr>
            <w:pos w:val="beneathText"/>
          </w:footnotePr>
          <w:type w:val="continuous"/>
          <w:pgSz w:w="11906" w:h="16838"/>
          <w:pgMar w:top="1134" w:right="1134" w:bottom="1134" w:left="1134" w:header="720" w:footer="720" w:gutter="0"/>
          <w:cols w:space="720"/>
        </w:sectPr>
      </w:pPr>
    </w:p>
    <w:p w14:paraId="6E90256C" w14:textId="77777777" w:rsidR="006A1AA6" w:rsidRDefault="006A1AA6" w:rsidP="0044089D">
      <w:pPr>
        <w:pStyle w:val="102TitreMmoire"/>
        <w:rPr>
          <w:rFonts w:ascii="Arial" w:hAnsi="Arial" w:cs="Arial"/>
          <w:sz w:val="24"/>
        </w:rPr>
      </w:pPr>
    </w:p>
    <w:p w14:paraId="2AF8A5C2" w14:textId="77777777" w:rsidR="006A1AA6" w:rsidRDefault="000A249A">
      <w:pPr>
        <w:pStyle w:val="102TitreMmoire"/>
        <w:rPr>
          <w:rFonts w:ascii="Arial" w:hAnsi="Arial" w:cs="Arial"/>
          <w:sz w:val="24"/>
        </w:rPr>
      </w:pPr>
      <w:r>
        <w:rPr>
          <w:rFonts w:ascii="Arial" w:hAnsi="Arial" w:cs="Arial"/>
          <w:sz w:val="24"/>
        </w:rPr>
        <w:t xml:space="preserve">Mémoire de fin d'études </w:t>
      </w:r>
    </w:p>
    <w:p w14:paraId="1FFBD154" w14:textId="77777777" w:rsidR="006A1AA6" w:rsidRDefault="000A249A">
      <w:pPr>
        <w:pStyle w:val="105Mmoireprsentpar"/>
        <w:rPr>
          <w:rFonts w:ascii="Arial" w:hAnsi="Arial" w:cs="Arial"/>
          <w:sz w:val="24"/>
        </w:rPr>
      </w:pPr>
      <w:r>
        <w:rPr>
          <w:rFonts w:ascii="Arial" w:hAnsi="Arial" w:cs="Arial"/>
          <w:sz w:val="24"/>
        </w:rPr>
        <w:t xml:space="preserve">Présenté pour l'obtention du Diplôme d’Ingénieur Agronome </w:t>
      </w:r>
      <w:r>
        <w:rPr>
          <w:rFonts w:ascii="Arial" w:hAnsi="Arial" w:cs="Arial"/>
          <w:sz w:val="24"/>
        </w:rPr>
        <w:br/>
        <w:t>Spécialité/Mention : AgroTIC - Technologies de l'information et de la communication pour l'agriculture et l'environnement</w:t>
      </w:r>
      <w:r>
        <w:rPr>
          <w:rFonts w:ascii="Arial" w:hAnsi="Arial" w:cs="Arial"/>
          <w:sz w:val="24"/>
        </w:rPr>
        <w:br/>
        <w:t>Option/Parcours : Ingénieur Agronome (IA)</w:t>
      </w:r>
    </w:p>
    <w:p w14:paraId="1A9A52CB" w14:textId="77777777" w:rsidR="006A1AA6" w:rsidRDefault="000A249A">
      <w:pPr>
        <w:pStyle w:val="102TitreMmoire"/>
        <w:pBdr>
          <w:top w:val="single" w:sz="8" w:space="1" w:color="000000"/>
          <w:left w:val="single" w:sz="8" w:space="1" w:color="000000"/>
          <w:bottom w:val="single" w:sz="8" w:space="1" w:color="000000"/>
          <w:right w:val="single" w:sz="8" w:space="1" w:color="000000"/>
        </w:pBdr>
        <w:rPr>
          <w:rFonts w:ascii="Arial" w:hAnsi="Arial" w:cs="Arial"/>
          <w:sz w:val="24"/>
        </w:rPr>
      </w:pPr>
      <w:r>
        <w:rPr>
          <w:rFonts w:ascii="Arial" w:hAnsi="Arial" w:cs="Arial"/>
          <w:sz w:val="24"/>
        </w:rPr>
        <w:t xml:space="preserve">Développement d’un outil d'aide à la décision pour l’optimisation du bridage éolien afin de réduire la mortalité des chiroptères tout en limitant les pertes énergétiques </w:t>
      </w:r>
    </w:p>
    <w:p w14:paraId="2D66EFF8" w14:textId="77777777" w:rsidR="006A1AA6" w:rsidRDefault="000A249A">
      <w:pPr>
        <w:pStyle w:val="Corpsdetexte"/>
        <w:jc w:val="center"/>
        <w:rPr>
          <w:rFonts w:ascii="Arial" w:hAnsi="Arial" w:cs="Arial"/>
        </w:rPr>
      </w:pPr>
      <w:r>
        <w:rPr>
          <w:rFonts w:ascii="Arial" w:hAnsi="Arial" w:cs="Arial"/>
          <w:b/>
          <w:bCs/>
          <w:noProof/>
          <w:color w:val="C0C0C0"/>
        </w:rPr>
        <w:drawing>
          <wp:inline distT="0" distB="0" distL="0" distR="0" wp14:anchorId="51A2D930" wp14:editId="6F72DD80">
            <wp:extent cx="2849880" cy="2118360"/>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82214" cy="2216702"/>
                    </a:xfrm>
                    <a:prstGeom prst="rect">
                      <a:avLst/>
                    </a:prstGeom>
                    <a:noFill/>
                    <a:ln>
                      <a:noFill/>
                    </a:ln>
                  </pic:spPr>
                </pic:pic>
              </a:graphicData>
            </a:graphic>
          </wp:inline>
        </w:drawing>
      </w:r>
      <w:r>
        <w:rPr>
          <w:rFonts w:ascii="Arial" w:hAnsi="Arial" w:cs="Arial"/>
        </w:rPr>
        <w:t xml:space="preserve"> </w:t>
      </w:r>
    </w:p>
    <w:p w14:paraId="6110B5BD" w14:textId="77777777" w:rsidR="006A1AA6" w:rsidRDefault="000A249A">
      <w:pPr>
        <w:pStyle w:val="NormalWeb"/>
        <w:jc w:val="center"/>
        <w:rPr>
          <w:rFonts w:ascii="Arial" w:hAnsi="Arial" w:cs="Arial"/>
        </w:rPr>
      </w:pPr>
      <w:r>
        <w:rPr>
          <w:rFonts w:ascii="Arial" w:hAnsi="Arial" w:cs="Arial"/>
          <w:b/>
          <w:bCs/>
          <w:color w:val="000000"/>
        </w:rPr>
        <w:t xml:space="preserve">Confidentiel </w:t>
      </w:r>
      <w:r>
        <w:rPr>
          <w:rFonts w:ascii="Arial" w:hAnsi="Arial" w:cs="Arial"/>
        </w:rPr>
        <w:t>jusqu'au 01/10</w:t>
      </w:r>
      <w:r w:rsidRPr="000A249A">
        <w:rPr>
          <w:rFonts w:ascii="Arial" w:hAnsi="Arial" w:cs="Arial"/>
        </w:rPr>
        <w:t>/</w:t>
      </w:r>
      <w:r>
        <w:rPr>
          <w:rFonts w:ascii="Arial" w:hAnsi="Arial" w:cs="Arial"/>
        </w:rPr>
        <w:t>2029</w:t>
      </w:r>
    </w:p>
    <w:p w14:paraId="5918F9C9" w14:textId="77777777" w:rsidR="006A1AA6" w:rsidRDefault="006A1AA6">
      <w:pPr>
        <w:pStyle w:val="Corpsdetexte"/>
        <w:rPr>
          <w:rFonts w:ascii="Arial" w:hAnsi="Arial" w:cs="Arial"/>
        </w:rPr>
      </w:pPr>
    </w:p>
    <w:p w14:paraId="2E3383F7" w14:textId="77777777" w:rsidR="006A1AA6" w:rsidRDefault="006A1AA6">
      <w:pPr>
        <w:pStyle w:val="Corpsdetexte"/>
        <w:rPr>
          <w:rFonts w:ascii="Arial" w:hAnsi="Arial" w:cs="Arial"/>
        </w:rPr>
      </w:pPr>
    </w:p>
    <w:p w14:paraId="095A5C72" w14:textId="77777777" w:rsidR="006A1AA6" w:rsidRDefault="000A249A">
      <w:pPr>
        <w:pStyle w:val="105Mmoireprsentpar"/>
        <w:rPr>
          <w:rFonts w:ascii="Arial" w:hAnsi="Arial" w:cs="Arial"/>
          <w:sz w:val="24"/>
        </w:rPr>
      </w:pPr>
      <w:r>
        <w:rPr>
          <w:rFonts w:ascii="Arial" w:hAnsi="Arial" w:cs="Arial"/>
          <w:sz w:val="24"/>
        </w:rPr>
        <w:t xml:space="preserve">Par Fagniné Alassane COULIBALY </w:t>
      </w:r>
    </w:p>
    <w:p w14:paraId="6A99405A" w14:textId="77777777" w:rsidR="006A1AA6" w:rsidRDefault="000A249A">
      <w:pPr>
        <w:pStyle w:val="105Mmoireprsentpar"/>
        <w:rPr>
          <w:rFonts w:ascii="Arial" w:hAnsi="Arial" w:cs="Arial"/>
          <w:sz w:val="24"/>
        </w:rPr>
        <w:sectPr w:rsidR="006A1AA6">
          <w:footnotePr>
            <w:pos w:val="beneathText"/>
          </w:footnotePr>
          <w:type w:val="continuous"/>
          <w:pgSz w:w="11906" w:h="16838"/>
          <w:pgMar w:top="1134" w:right="1134" w:bottom="1134" w:left="1134" w:header="720" w:footer="720" w:gutter="0"/>
          <w:cols w:space="720"/>
        </w:sectPr>
      </w:pPr>
      <w:r>
        <w:rPr>
          <w:rFonts w:ascii="Arial" w:hAnsi="Arial" w:cs="Arial"/>
          <w:sz w:val="24"/>
        </w:rPr>
        <w:t>Année de soutenance : 2019</w:t>
      </w:r>
    </w:p>
    <w:p w14:paraId="1446ACB7" w14:textId="77777777" w:rsidR="006A1AA6" w:rsidRDefault="000A249A">
      <w:pPr>
        <w:pStyle w:val="109Matredestage1"/>
        <w:rPr>
          <w:rFonts w:ascii="Arial" w:hAnsi="Arial" w:cs="Arial"/>
          <w:sz w:val="24"/>
        </w:rPr>
      </w:pPr>
      <w:r>
        <w:rPr>
          <w:rFonts w:ascii="Arial" w:hAnsi="Arial" w:cs="Arial"/>
          <w:sz w:val="24"/>
        </w:rPr>
        <w:lastRenderedPageBreak/>
        <w:t>Mémoire préparé sous la direction de : Léo Pichon</w:t>
      </w:r>
    </w:p>
    <w:p w14:paraId="765CB128" w14:textId="77777777" w:rsidR="006A1AA6" w:rsidRDefault="000A249A">
      <w:pPr>
        <w:pStyle w:val="109Matredestage1"/>
        <w:rPr>
          <w:rFonts w:ascii="Arial" w:hAnsi="Arial" w:cs="Arial"/>
          <w:sz w:val="24"/>
        </w:rPr>
      </w:pPr>
      <w:r>
        <w:rPr>
          <w:rFonts w:ascii="Arial" w:hAnsi="Arial" w:cs="Arial"/>
          <w:sz w:val="24"/>
        </w:rPr>
        <w:t>Présenté le : 18/10/2019</w:t>
      </w:r>
    </w:p>
    <w:p w14:paraId="5D055313" w14:textId="77777777" w:rsidR="006A1AA6" w:rsidRDefault="000A249A">
      <w:pPr>
        <w:pStyle w:val="109Matredestage1"/>
        <w:rPr>
          <w:rFonts w:ascii="Arial" w:hAnsi="Arial" w:cs="Arial"/>
          <w:sz w:val="24"/>
        </w:rPr>
      </w:pPr>
      <w:r>
        <w:rPr>
          <w:rFonts w:ascii="Arial" w:hAnsi="Arial" w:cs="Arial"/>
          <w:sz w:val="24"/>
        </w:rPr>
        <w:t>Devant le jury :</w:t>
      </w:r>
    </w:p>
    <w:p w14:paraId="3050F05F" w14:textId="77777777" w:rsidR="006A1AA6" w:rsidRDefault="000A249A">
      <w:pPr>
        <w:pStyle w:val="109Matredestage1"/>
        <w:rPr>
          <w:rFonts w:ascii="Arial" w:hAnsi="Arial" w:cs="Arial"/>
          <w:sz w:val="24"/>
        </w:rPr>
      </w:pPr>
      <w:r>
        <w:rPr>
          <w:rFonts w:ascii="Arial" w:hAnsi="Arial" w:cs="Arial"/>
          <w:sz w:val="24"/>
        </w:rPr>
        <w:t>[Prénom NOM]</w:t>
      </w:r>
    </w:p>
    <w:p w14:paraId="2C2238A4" w14:textId="77777777" w:rsidR="006A1AA6" w:rsidRDefault="000A249A">
      <w:pPr>
        <w:pStyle w:val="109Matredestage1"/>
        <w:rPr>
          <w:rFonts w:ascii="Arial" w:hAnsi="Arial" w:cs="Arial"/>
          <w:sz w:val="24"/>
        </w:rPr>
      </w:pPr>
      <w:r>
        <w:rPr>
          <w:rFonts w:ascii="Arial" w:hAnsi="Arial" w:cs="Arial"/>
          <w:sz w:val="24"/>
        </w:rPr>
        <w:t>[Prénom NOM]</w:t>
      </w:r>
    </w:p>
    <w:p w14:paraId="37E3B409" w14:textId="77777777" w:rsidR="006A1AA6" w:rsidRDefault="000A249A">
      <w:pPr>
        <w:pStyle w:val="109Matredestage1"/>
        <w:rPr>
          <w:rFonts w:ascii="Arial" w:hAnsi="Arial" w:cs="Arial"/>
          <w:sz w:val="24"/>
        </w:rPr>
      </w:pPr>
      <w:r>
        <w:rPr>
          <w:rFonts w:ascii="Arial" w:hAnsi="Arial" w:cs="Arial"/>
          <w:sz w:val="24"/>
        </w:rPr>
        <w:t>Fagniné Alassane COULIBALY</w:t>
      </w:r>
    </w:p>
    <w:p w14:paraId="357E898C" w14:textId="77777777" w:rsidR="006A1AA6" w:rsidRDefault="006A1AA6">
      <w:pPr>
        <w:rPr>
          <w:rFonts w:ascii="Arial" w:hAnsi="Arial" w:cs="Arial"/>
        </w:rPr>
      </w:pPr>
    </w:p>
    <w:p w14:paraId="526F9640" w14:textId="77777777" w:rsidR="006A1AA6" w:rsidRDefault="000A249A">
      <w:pPr>
        <w:pStyle w:val="109Matredestage1"/>
        <w:rPr>
          <w:rFonts w:ascii="Arial" w:hAnsi="Arial" w:cs="Arial"/>
          <w:sz w:val="24"/>
        </w:rPr>
      </w:pPr>
      <w:r>
        <w:rPr>
          <w:rFonts w:ascii="Arial" w:hAnsi="Arial" w:cs="Arial"/>
          <w:sz w:val="24"/>
        </w:rPr>
        <w:t>Organisme d'accueil : Biotope</w:t>
      </w:r>
    </w:p>
    <w:p w14:paraId="1DE3FFA7" w14:textId="77777777" w:rsidR="006A1AA6" w:rsidRDefault="006A1AA6">
      <w:pPr>
        <w:pStyle w:val="109Matredestage1"/>
        <w:rPr>
          <w:rFonts w:ascii="Arial" w:hAnsi="Arial" w:cs="Arial"/>
          <w:sz w:val="24"/>
        </w:rPr>
      </w:pPr>
    </w:p>
    <w:p w14:paraId="4ED35A72" w14:textId="77777777" w:rsidR="006A1AA6" w:rsidRDefault="006A1AA6">
      <w:pPr>
        <w:pStyle w:val="109Matredestage1"/>
        <w:rPr>
          <w:rFonts w:ascii="Arial" w:hAnsi="Arial" w:cs="Arial"/>
          <w:sz w:val="24"/>
        </w:rPr>
      </w:pPr>
    </w:p>
    <w:p w14:paraId="1D41AAC5" w14:textId="77777777" w:rsidR="006A1AA6" w:rsidRDefault="000A249A">
      <w:pPr>
        <w:pStyle w:val="109Matredestage1"/>
        <w:rPr>
          <w:rFonts w:ascii="Arial" w:hAnsi="Arial" w:cs="Arial"/>
          <w:sz w:val="24"/>
        </w:rPr>
        <w:sectPr w:rsidR="006A1AA6">
          <w:footnotePr>
            <w:pos w:val="beneathText"/>
          </w:footnotePr>
          <w:type w:val="continuous"/>
          <w:pgSz w:w="11906" w:h="16838"/>
          <w:pgMar w:top="1134" w:right="1134" w:bottom="1134" w:left="1134" w:header="720" w:footer="720" w:gutter="0"/>
          <w:cols w:num="2" w:space="850"/>
        </w:sectPr>
      </w:pPr>
      <w:r>
        <w:rPr>
          <w:rFonts w:ascii="Arial" w:hAnsi="Arial" w:cs="Arial"/>
          <w:sz w:val="24"/>
        </w:rPr>
        <w:t>Maître</w:t>
      </w:r>
      <w:r w:rsidRPr="000A249A">
        <w:rPr>
          <w:rFonts w:ascii="Arial" w:hAnsi="Arial" w:cs="Arial"/>
          <w:sz w:val="24"/>
        </w:rPr>
        <w:t>s</w:t>
      </w:r>
      <w:r>
        <w:rPr>
          <w:rFonts w:ascii="Arial" w:hAnsi="Arial" w:cs="Arial"/>
          <w:sz w:val="24"/>
        </w:rPr>
        <w:t xml:space="preserve"> de stage : Yves Le   BRAS et Charlotte ROEMER</w:t>
      </w:r>
    </w:p>
    <w:p w14:paraId="7B411BDC" w14:textId="77777777" w:rsidR="006A1AA6" w:rsidRDefault="006A1AA6">
      <w:pPr>
        <w:pStyle w:val="----Corpsdetexte----"/>
        <w:rPr>
          <w:rFonts w:ascii="Arial" w:hAnsi="Arial" w:cs="Arial"/>
        </w:rPr>
        <w:sectPr w:rsidR="006A1AA6">
          <w:footnotePr>
            <w:pos w:val="beneathText"/>
          </w:footnotePr>
          <w:type w:val="continuous"/>
          <w:pgSz w:w="11906" w:h="16838"/>
          <w:pgMar w:top="1134" w:right="1134" w:bottom="1134" w:left="1134" w:header="720" w:footer="720" w:gutter="0"/>
          <w:cols w:space="720"/>
        </w:sectPr>
      </w:pPr>
    </w:p>
    <w:p w14:paraId="0BD6AE07" w14:textId="77777777" w:rsidR="006A1AA6" w:rsidRDefault="000A249A">
      <w:pPr>
        <w:pStyle w:val="Titre"/>
        <w:outlineLvl w:val="1"/>
        <w:rPr>
          <w:rFonts w:cs="Arial"/>
        </w:rPr>
      </w:pPr>
      <w:bookmarkStart w:id="5" w:name="_Toc11682587"/>
      <w:bookmarkStart w:id="6" w:name="_Toc11683878"/>
      <w:bookmarkStart w:id="7" w:name="_Toc18874349"/>
      <w:r>
        <w:rPr>
          <w:rFonts w:cs="Arial"/>
        </w:rPr>
        <w:lastRenderedPageBreak/>
        <w:t>Résumé</w:t>
      </w:r>
      <w:bookmarkEnd w:id="5"/>
      <w:bookmarkEnd w:id="6"/>
      <w:bookmarkEnd w:id="7"/>
    </w:p>
    <w:p w14:paraId="53C416CB" w14:textId="2AC6762D" w:rsidR="006A1AA6" w:rsidRPr="005D3E47" w:rsidRDefault="00691094">
      <w:pPr>
        <w:rPr>
          <w:rFonts w:ascii="Arial" w:hAnsi="Arial" w:cs="Arial"/>
        </w:rPr>
      </w:pPr>
      <w:bookmarkStart w:id="8" w:name="_Hlk18536056"/>
      <w:r w:rsidRPr="005D3E47">
        <w:rPr>
          <w:rFonts w:ascii="Arial" w:hAnsi="Arial" w:cs="Arial"/>
        </w:rPr>
        <w:t>Le développement à grande échelle de l’énergie éolienne est mondialement reconnu comme une menace pour les chiroptères. C’est pourquoi p</w:t>
      </w:r>
      <w:r w:rsidR="000A249A" w:rsidRPr="005D3E47">
        <w:rPr>
          <w:rFonts w:ascii="Arial" w:hAnsi="Arial" w:cs="Arial"/>
        </w:rPr>
        <w:t xml:space="preserve">lusieurs solutions ont été proposées pour réduire le taux de mortalité des chiroptères tout en limitant les pertes énergétiques sur les parcs éoliens. </w:t>
      </w:r>
      <w:r w:rsidRPr="005D3E47">
        <w:rPr>
          <w:rFonts w:ascii="Arial" w:hAnsi="Arial" w:cs="Arial"/>
        </w:rPr>
        <w:t xml:space="preserve">Cependant il existe très peu de solutions qui prennent en compte les spécificités de la France et de la Belgique. La présente </w:t>
      </w:r>
      <w:r w:rsidR="000A249A" w:rsidRPr="005D3E47">
        <w:rPr>
          <w:rFonts w:ascii="Arial" w:hAnsi="Arial" w:cs="Arial"/>
        </w:rPr>
        <w:t>étude a pour objectif de proposer une solution</w:t>
      </w:r>
      <w:r w:rsidR="00A94199" w:rsidRPr="005D3E47">
        <w:rPr>
          <w:rFonts w:ascii="Arial" w:hAnsi="Arial" w:cs="Arial"/>
        </w:rPr>
        <w:t xml:space="preserve"> pratique</w:t>
      </w:r>
      <w:r w:rsidR="000A249A" w:rsidRPr="005D3E47">
        <w:rPr>
          <w:rFonts w:ascii="Arial" w:hAnsi="Arial" w:cs="Arial"/>
        </w:rPr>
        <w:t xml:space="preserve"> qui tient compte des spécificités climatiques </w:t>
      </w:r>
      <w:r w:rsidR="001B7132" w:rsidRPr="005D3E47">
        <w:rPr>
          <w:rFonts w:ascii="Arial" w:hAnsi="Arial" w:cs="Arial"/>
        </w:rPr>
        <w:t xml:space="preserve">de ces pays </w:t>
      </w:r>
      <w:r w:rsidR="000A249A" w:rsidRPr="005D3E47">
        <w:rPr>
          <w:rFonts w:ascii="Arial" w:hAnsi="Arial" w:cs="Arial"/>
        </w:rPr>
        <w:t>et des espèces</w:t>
      </w:r>
      <w:r w:rsidR="001B7132" w:rsidRPr="005D3E47">
        <w:rPr>
          <w:rFonts w:ascii="Arial" w:hAnsi="Arial" w:cs="Arial"/>
        </w:rPr>
        <w:t xml:space="preserve"> qui y sont présentes. </w:t>
      </w:r>
      <w:r w:rsidR="000A249A" w:rsidRPr="005D3E47">
        <w:rPr>
          <w:rFonts w:ascii="Arial" w:hAnsi="Arial" w:cs="Arial"/>
        </w:rPr>
        <w:t xml:space="preserve"> </w:t>
      </w:r>
      <w:r w:rsidR="001B7132" w:rsidRPr="005D3E47">
        <w:rPr>
          <w:rFonts w:ascii="Arial" w:hAnsi="Arial" w:cs="Arial"/>
        </w:rPr>
        <w:t xml:space="preserve">Aussi </w:t>
      </w:r>
      <w:del w:id="9" w:author="BIDI" w:date="2019-09-09T11:40:00Z">
        <w:r w:rsidR="001B7132" w:rsidRPr="005D3E47" w:rsidDel="0044089D">
          <w:rPr>
            <w:rFonts w:ascii="Arial" w:hAnsi="Arial" w:cs="Arial"/>
          </w:rPr>
          <w:delText xml:space="preserve">elle </w:delText>
        </w:r>
      </w:del>
      <w:r w:rsidR="001B7132" w:rsidRPr="005D3E47">
        <w:rPr>
          <w:rFonts w:ascii="Arial" w:hAnsi="Arial" w:cs="Arial"/>
        </w:rPr>
        <w:t>vise</w:t>
      </w:r>
      <w:ins w:id="10" w:author="BIDI" w:date="2019-09-09T11:40:00Z">
        <w:r w:rsidR="0044089D">
          <w:rPr>
            <w:rFonts w:ascii="Arial" w:hAnsi="Arial" w:cs="Arial"/>
          </w:rPr>
          <w:t>-t-</w:t>
        </w:r>
      </w:ins>
      <w:ins w:id="11" w:author="BIDI" w:date="2019-09-09T11:41:00Z">
        <w:r w:rsidR="0044089D" w:rsidRPr="005D3E47">
          <w:rPr>
            <w:rFonts w:ascii="Arial" w:hAnsi="Arial" w:cs="Arial"/>
          </w:rPr>
          <w:t>elle</w:t>
        </w:r>
      </w:ins>
      <w:r w:rsidR="001B7132" w:rsidRPr="005D3E47">
        <w:rPr>
          <w:rFonts w:ascii="Arial" w:hAnsi="Arial" w:cs="Arial"/>
        </w:rPr>
        <w:t xml:space="preserve"> à mener une </w:t>
      </w:r>
      <w:r w:rsidR="000A249A" w:rsidRPr="005D3E47">
        <w:rPr>
          <w:rFonts w:ascii="Arial" w:hAnsi="Arial" w:cs="Arial"/>
        </w:rPr>
        <w:t>analyse comparative des solutions existantes</w:t>
      </w:r>
      <w:r w:rsidRPr="005D3E47">
        <w:rPr>
          <w:rFonts w:ascii="Arial" w:hAnsi="Arial" w:cs="Arial"/>
        </w:rPr>
        <w:t xml:space="preserve">. </w:t>
      </w:r>
      <w:r w:rsidR="001B7132" w:rsidRPr="005D3E47">
        <w:rPr>
          <w:rFonts w:ascii="Arial" w:hAnsi="Arial" w:cs="Arial"/>
        </w:rPr>
        <w:t xml:space="preserve">Les données </w:t>
      </w:r>
      <w:r w:rsidR="000A249A" w:rsidRPr="005D3E47">
        <w:rPr>
          <w:rFonts w:ascii="Arial" w:hAnsi="Arial" w:cs="Arial"/>
        </w:rPr>
        <w:t>utilisé</w:t>
      </w:r>
      <w:r w:rsidR="001B7132" w:rsidRPr="005D3E47">
        <w:rPr>
          <w:rFonts w:ascii="Arial" w:hAnsi="Arial" w:cs="Arial"/>
        </w:rPr>
        <w:t xml:space="preserve">es ont été </w:t>
      </w:r>
      <w:r w:rsidR="000A249A" w:rsidRPr="005D3E47">
        <w:rPr>
          <w:rFonts w:ascii="Arial" w:hAnsi="Arial" w:cs="Arial"/>
        </w:rPr>
        <w:t xml:space="preserve">collectées sur 34 sites reparties entre la France et l’Allemagne de 2013 à 2017. </w:t>
      </w:r>
      <w:r w:rsidR="003E775A" w:rsidRPr="005D3E47">
        <w:rPr>
          <w:rFonts w:ascii="Arial" w:hAnsi="Arial" w:cs="Arial"/>
        </w:rPr>
        <w:t>Pour atteindre le premier objectif nous avons modélisé</w:t>
      </w:r>
      <w:del w:id="12" w:author="BIDI" w:date="2019-09-09T10:49:00Z">
        <w:r w:rsidR="003E775A" w:rsidRPr="005D3E47" w:rsidDel="00D20768">
          <w:rPr>
            <w:rFonts w:ascii="Arial" w:hAnsi="Arial" w:cs="Arial"/>
          </w:rPr>
          <w:delText>s</w:delText>
        </w:r>
      </w:del>
      <w:r w:rsidR="003E775A" w:rsidRPr="005D3E47">
        <w:rPr>
          <w:rFonts w:ascii="Arial" w:hAnsi="Arial" w:cs="Arial"/>
        </w:rPr>
        <w:t xml:space="preserve"> l’activité des chiroptères en utilisant les modèles linéaires généralisés (GLMs) et les modèles additifs généralisés (</w:t>
      </w:r>
      <w:r w:rsidR="00A94199" w:rsidRPr="005D3E47">
        <w:rPr>
          <w:rFonts w:ascii="Arial" w:hAnsi="Arial" w:cs="Arial"/>
        </w:rPr>
        <w:t xml:space="preserve">GAMs) </w:t>
      </w:r>
      <w:r w:rsidR="005D3E47">
        <w:rPr>
          <w:rFonts w:ascii="Arial" w:hAnsi="Arial" w:cs="Arial"/>
        </w:rPr>
        <w:t>puis</w:t>
      </w:r>
      <w:r w:rsidR="00A94199" w:rsidRPr="005D3E47">
        <w:rPr>
          <w:rFonts w:ascii="Arial" w:hAnsi="Arial" w:cs="Arial"/>
        </w:rPr>
        <w:t xml:space="preserve"> établi un seuil d’alerte sur le rapport </w:t>
      </w:r>
      <w:r w:rsidR="00A94199" w:rsidRPr="005D3E47">
        <w:rPr>
          <w:rFonts w:ascii="Arial" w:hAnsi="Arial" w:cs="Arial"/>
          <w:b/>
          <w:bCs/>
        </w:rPr>
        <w:t>activité prédite/production énergétique prédite</w:t>
      </w:r>
      <w:r w:rsidR="00A94199" w:rsidRPr="005D3E47">
        <w:rPr>
          <w:rFonts w:ascii="Arial" w:hAnsi="Arial" w:cs="Arial"/>
        </w:rPr>
        <w:t>. Pendant que l’efficacité</w:t>
      </w:r>
      <w:r w:rsidR="000A249A" w:rsidRPr="005D3E47">
        <w:rPr>
          <w:rFonts w:ascii="Arial" w:hAnsi="Arial" w:cs="Arial"/>
        </w:rPr>
        <w:t xml:space="preserve"> des différentes </w:t>
      </w:r>
      <w:r w:rsidR="000A249A" w:rsidRPr="005D3E47">
        <w:rPr>
          <w:rFonts w:ascii="Arial" w:hAnsi="Arial" w:cs="Arial"/>
          <w:lang w:eastAsia="en-US"/>
        </w:rPr>
        <w:t>solutions est évaluée par validation</w:t>
      </w:r>
      <w:ins w:id="13" w:author="BIDI" w:date="2019-09-09T10:51:00Z">
        <w:r w:rsidR="00D20768">
          <w:rPr>
            <w:rFonts w:ascii="Arial" w:hAnsi="Arial" w:cs="Arial"/>
            <w:lang w:eastAsia="en-US"/>
          </w:rPr>
          <w:t>s</w:t>
        </w:r>
      </w:ins>
      <w:r w:rsidR="000A249A" w:rsidRPr="005D3E47">
        <w:rPr>
          <w:rFonts w:ascii="Arial" w:hAnsi="Arial" w:cs="Arial"/>
          <w:lang w:eastAsia="en-US"/>
        </w:rPr>
        <w:t xml:space="preserve"> croisée</w:t>
      </w:r>
      <w:ins w:id="14" w:author="BIDI" w:date="2019-09-09T10:51:00Z">
        <w:r w:rsidR="00D20768">
          <w:rPr>
            <w:rFonts w:ascii="Arial" w:hAnsi="Arial" w:cs="Arial"/>
            <w:lang w:eastAsia="en-US"/>
          </w:rPr>
          <w:t>s</w:t>
        </w:r>
      </w:ins>
      <w:r w:rsidR="000A249A" w:rsidRPr="005D3E47">
        <w:rPr>
          <w:rFonts w:ascii="Arial" w:hAnsi="Arial" w:cs="Arial"/>
          <w:lang w:eastAsia="en-US"/>
        </w:rPr>
        <w:t>.</w:t>
      </w:r>
      <w:r w:rsidR="005D3E47" w:rsidRPr="005D3E47">
        <w:rPr>
          <w:rFonts w:ascii="Arial" w:hAnsi="Arial" w:cs="Arial"/>
        </w:rPr>
        <w:t xml:space="preserve"> </w:t>
      </w:r>
      <w:r w:rsidR="00A94199" w:rsidRPr="005D3E47">
        <w:rPr>
          <w:rFonts w:ascii="Arial" w:hAnsi="Arial" w:cs="Arial"/>
        </w:rPr>
        <w:t>Les résultats montrent que</w:t>
      </w:r>
      <w:r w:rsidR="005D3E47">
        <w:rPr>
          <w:rFonts w:ascii="Arial" w:hAnsi="Arial" w:cs="Arial"/>
        </w:rPr>
        <w:t xml:space="preserve"> </w:t>
      </w:r>
      <w:r w:rsidR="005D3E47" w:rsidRPr="005D3E47">
        <w:rPr>
          <w:rFonts w:ascii="Arial" w:hAnsi="Arial" w:cs="Arial"/>
        </w:rPr>
        <w:t>(i) les</w:t>
      </w:r>
      <w:r w:rsidR="000A249A" w:rsidRPr="005D3E47">
        <w:rPr>
          <w:rFonts w:ascii="Arial" w:hAnsi="Arial" w:cs="Arial"/>
        </w:rPr>
        <w:t xml:space="preserve"> mesures basées seulement sur des seuils de vitesse de vent sont moins performantes que</w:t>
      </w:r>
      <w:r w:rsidR="00A94199" w:rsidRPr="005D3E47">
        <w:rPr>
          <w:rFonts w:ascii="Arial" w:hAnsi="Arial" w:cs="Arial"/>
        </w:rPr>
        <w:t xml:space="preserve"> </w:t>
      </w:r>
      <w:r w:rsidR="000A249A" w:rsidRPr="005D3E47">
        <w:rPr>
          <w:rFonts w:ascii="Arial" w:hAnsi="Arial" w:cs="Arial"/>
        </w:rPr>
        <w:t>les mesures basées sur des modèles prédictifs de l’activité des chiroptères.</w:t>
      </w:r>
      <w:r w:rsidR="00A94199" w:rsidRPr="005D3E47">
        <w:rPr>
          <w:rFonts w:ascii="Arial" w:hAnsi="Arial" w:cs="Arial"/>
        </w:rPr>
        <w:t xml:space="preserve"> (ii) </w:t>
      </w:r>
      <w:r w:rsidR="000A249A" w:rsidRPr="005D3E47">
        <w:rPr>
          <w:rFonts w:ascii="Arial" w:hAnsi="Arial" w:cs="Arial"/>
        </w:rPr>
        <w:t xml:space="preserve">Les solutions basées sur des mesures directes de l’activité offrent les meilleures performances en termes de réduction du taux de mortalité et de production énergétique. Toutefois elles ont un coût d’installation et de maintenance qui n’est pas négligeable. </w:t>
      </w:r>
      <w:r w:rsidR="00A94199" w:rsidRPr="005D3E47">
        <w:rPr>
          <w:rFonts w:ascii="Arial" w:hAnsi="Arial" w:cs="Arial"/>
        </w:rPr>
        <w:t xml:space="preserve">(iii) </w:t>
      </w:r>
      <w:r w:rsidR="000A249A" w:rsidRPr="005D3E47">
        <w:rPr>
          <w:rFonts w:ascii="Arial" w:hAnsi="Arial" w:cs="Arial"/>
        </w:rPr>
        <w:t>Les solutions basées sur des modèles d’activité offre</w:t>
      </w:r>
      <w:r w:rsidR="005D3E47">
        <w:rPr>
          <w:rFonts w:ascii="Arial" w:hAnsi="Arial" w:cs="Arial"/>
        </w:rPr>
        <w:t>nt</w:t>
      </w:r>
      <w:r w:rsidR="000A249A" w:rsidRPr="005D3E47">
        <w:rPr>
          <w:rFonts w:ascii="Arial" w:hAnsi="Arial" w:cs="Arial"/>
        </w:rPr>
        <w:t xml:space="preserve"> le meilleur compromis entre réduction du taux de mortalité, production énergétique et praticité.</w:t>
      </w:r>
      <w:r w:rsidR="005D3E47" w:rsidRPr="005D3E47">
        <w:rPr>
          <w:rFonts w:ascii="Arial" w:hAnsi="Arial" w:cs="Arial"/>
        </w:rPr>
        <w:t xml:space="preserve"> </w:t>
      </w:r>
      <w:r w:rsidR="000A249A" w:rsidRPr="005D3E47">
        <w:rPr>
          <w:rFonts w:ascii="Arial" w:hAnsi="Arial" w:cs="Arial"/>
        </w:rPr>
        <w:t>En définitive les résultats de cette étude encouragent le déploiement d’un système basé sur des modèles d’activité sur un site pilote afin que leur efficacité réelle sur la réduction du nombre de cadavres trouvés au pied des turbines puisse être validé (étude comparative avec des turbines témoins sans bridage).</w:t>
      </w:r>
    </w:p>
    <w:bookmarkEnd w:id="8"/>
    <w:p w14:paraId="24AB495B" w14:textId="77777777" w:rsidR="006A1AA6" w:rsidRDefault="006A1AA6">
      <w:pPr>
        <w:pStyle w:val="601Rsumtexte"/>
        <w:rPr>
          <w:rFonts w:ascii="Arial" w:hAnsi="Arial" w:cs="Arial"/>
          <w:sz w:val="24"/>
        </w:rPr>
      </w:pPr>
    </w:p>
    <w:p w14:paraId="5A29F934" w14:textId="77777777" w:rsidR="006A1AA6" w:rsidRDefault="000A249A">
      <w:pPr>
        <w:pStyle w:val="602Motscltitre"/>
        <w:rPr>
          <w:rFonts w:cs="Arial"/>
        </w:rPr>
      </w:pPr>
      <w:r>
        <w:rPr>
          <w:rFonts w:cs="Arial"/>
        </w:rPr>
        <w:t xml:space="preserve">Mots clés </w:t>
      </w:r>
    </w:p>
    <w:p w14:paraId="174A353B" w14:textId="4474AA6F" w:rsidR="006A1AA6" w:rsidRDefault="000A249A">
      <w:pPr>
        <w:pStyle w:val="603Motscltexte"/>
        <w:rPr>
          <w:rFonts w:ascii="Arial" w:hAnsi="Arial" w:cs="Arial"/>
          <w:sz w:val="24"/>
        </w:rPr>
      </w:pPr>
      <w:bookmarkStart w:id="15" w:name="_Hlk18742743"/>
      <w:r w:rsidRPr="000A249A">
        <w:rPr>
          <w:rFonts w:ascii="Arial" w:hAnsi="Arial" w:cs="Arial"/>
          <w:sz w:val="24"/>
        </w:rPr>
        <w:t>Énergie</w:t>
      </w:r>
      <w:r>
        <w:rPr>
          <w:rFonts w:ascii="Arial" w:hAnsi="Arial" w:cs="Arial"/>
          <w:sz w:val="24"/>
        </w:rPr>
        <w:t xml:space="preserve"> éolienne, chiroptère, bridage éolien, modélisation statistique</w:t>
      </w:r>
    </w:p>
    <w:bookmarkEnd w:id="15"/>
    <w:p w14:paraId="14E8DD25" w14:textId="5478DB97" w:rsidR="006A1AA6" w:rsidRDefault="000A249A">
      <w:pPr>
        <w:pStyle w:val="Corpsdetexte"/>
        <w:rPr>
          <w:rFonts w:ascii="Arial" w:hAnsi="Arial" w:cs="Arial"/>
        </w:rPr>
      </w:pPr>
      <w:r>
        <w:rPr>
          <w:rFonts w:ascii="Arial" w:hAnsi="Arial" w:cs="Arial"/>
        </w:rPr>
        <w:t>Pour citer ce document : COULIBALY, Fagniné, 2019. Développement d’un outil d’aide à la décision pour l’optimisation du bridage éolien</w:t>
      </w:r>
      <w:del w:id="16" w:author="BIDI" w:date="2019-09-09T10:58:00Z">
        <w:r w:rsidDel="008759B9">
          <w:rPr>
            <w:rFonts w:ascii="Arial" w:hAnsi="Arial" w:cs="Arial"/>
          </w:rPr>
          <w:delText>ne</w:delText>
        </w:r>
      </w:del>
      <w:r>
        <w:rPr>
          <w:rFonts w:ascii="Arial" w:hAnsi="Arial" w:cs="Arial"/>
        </w:rPr>
        <w:t xml:space="preserve"> afin de réduire la mortalité des chiroptères tout en limitant les pertes énergétiques. Mémoire d’Ingénieur Agronome, option AgroTic, Montpellier SupAgro. 60 p.</w:t>
      </w:r>
    </w:p>
    <w:p w14:paraId="44789D92" w14:textId="77777777" w:rsidR="006A1AA6" w:rsidRDefault="006A1AA6">
      <w:pPr>
        <w:pStyle w:val="603Motscltexte"/>
        <w:rPr>
          <w:rFonts w:ascii="Arial" w:hAnsi="Arial" w:cs="Arial"/>
          <w:sz w:val="24"/>
        </w:rPr>
      </w:pPr>
    </w:p>
    <w:p w14:paraId="20F92CE8" w14:textId="77777777" w:rsidR="006A1AA6" w:rsidRDefault="000A249A">
      <w:pPr>
        <w:pStyle w:val="Titre"/>
        <w:outlineLvl w:val="1"/>
        <w:rPr>
          <w:rFonts w:cs="Arial"/>
        </w:rPr>
      </w:pPr>
      <w:bookmarkStart w:id="17" w:name="_Toc11682588"/>
      <w:bookmarkStart w:id="18" w:name="_Toc11683879"/>
      <w:bookmarkStart w:id="19" w:name="_Toc18874350"/>
      <w:r>
        <w:rPr>
          <w:rFonts w:cs="Arial"/>
        </w:rPr>
        <w:t>Abstract</w:t>
      </w:r>
      <w:bookmarkEnd w:id="17"/>
      <w:bookmarkEnd w:id="18"/>
      <w:bookmarkEnd w:id="19"/>
    </w:p>
    <w:p w14:paraId="123C7EC6" w14:textId="77777777" w:rsidR="006A1AA6" w:rsidRDefault="000A249A">
      <w:pPr>
        <w:pStyle w:val="601Rsumtexte"/>
        <w:ind w:left="0"/>
        <w:rPr>
          <w:rFonts w:ascii="Arial" w:hAnsi="Arial" w:cs="Arial"/>
          <w:sz w:val="24"/>
        </w:rPr>
      </w:pPr>
      <w:r>
        <w:rPr>
          <w:rFonts w:ascii="Arial" w:hAnsi="Arial" w:cs="Arial"/>
          <w:b/>
          <w:sz w:val="24"/>
        </w:rPr>
        <w:t xml:space="preserve">Title : </w:t>
      </w:r>
      <w:r>
        <w:rPr>
          <w:rFonts w:ascii="Arial" w:hAnsi="Arial" w:cs="Arial"/>
          <w:sz w:val="24"/>
        </w:rPr>
        <w:t>[Titre du mémoire en anglais, obligatoire pour les mémoires d’ingénieur et de master]</w:t>
      </w:r>
    </w:p>
    <w:p w14:paraId="35D83823" w14:textId="77777777" w:rsidR="006A1AA6" w:rsidRDefault="006A1AA6">
      <w:pPr>
        <w:pStyle w:val="601Rsumtexte"/>
        <w:ind w:left="0"/>
        <w:rPr>
          <w:rFonts w:ascii="Arial" w:hAnsi="Arial" w:cs="Arial"/>
          <w:b/>
          <w:sz w:val="24"/>
        </w:rPr>
      </w:pPr>
    </w:p>
    <w:p w14:paraId="4105C3B7" w14:textId="23F89AF8" w:rsidR="005D3E47" w:rsidRPr="00604C19" w:rsidRDefault="005D3E47" w:rsidP="005D3E47">
      <w:pPr>
        <w:rPr>
          <w:rFonts w:ascii="Arial" w:hAnsi="Arial" w:cs="Arial"/>
          <w:lang w:val="en-US"/>
        </w:rPr>
      </w:pPr>
      <w:r w:rsidRPr="005D3E47">
        <w:rPr>
          <w:rFonts w:ascii="Arial" w:hAnsi="Arial" w:cs="Arial"/>
          <w:lang w:val="en-US"/>
        </w:rPr>
        <w:t>The large</w:t>
      </w:r>
      <w:r w:rsidRPr="00446FDD">
        <w:rPr>
          <w:rFonts w:ascii="Arial" w:hAnsi="Arial" w:cs="Arial"/>
          <w:lang w:val="en-US"/>
        </w:rPr>
        <w:t xml:space="preserve">-scale development of wind energy is globally recognized as a threat to to bat populations. This is why several solutions have been proposed to reduce the mortality rate of bats while limiting energy losses on wind farms. However, there are very few solutions that take into account the specificities of France and Belgium. </w:t>
      </w:r>
      <w:r w:rsidRPr="00604C19">
        <w:rPr>
          <w:rFonts w:ascii="Arial" w:hAnsi="Arial" w:cs="Arial"/>
          <w:lang w:val="en-US"/>
        </w:rPr>
        <w:t xml:space="preserve">The present study aims to propose a practical solution that </w:t>
      </w:r>
      <w:r w:rsidR="00604C19" w:rsidRPr="00604C19">
        <w:rPr>
          <w:rFonts w:ascii="Arial" w:hAnsi="Arial" w:cs="Arial"/>
          <w:lang w:val="en-US"/>
        </w:rPr>
        <w:t>considers</w:t>
      </w:r>
      <w:r w:rsidRPr="00604C19">
        <w:rPr>
          <w:rFonts w:ascii="Arial" w:hAnsi="Arial" w:cs="Arial"/>
          <w:lang w:val="en-US"/>
        </w:rPr>
        <w:t>itions of these countries and the species that are present</w:t>
      </w:r>
      <w:r w:rsidR="00604C19" w:rsidRPr="00604C19">
        <w:rPr>
          <w:rFonts w:ascii="Arial" w:hAnsi="Arial" w:cs="Arial"/>
          <w:lang w:val="en-US"/>
        </w:rPr>
        <w:t xml:space="preserve"> </w:t>
      </w:r>
      <w:r w:rsidR="00604C19">
        <w:rPr>
          <w:rFonts w:ascii="Arial" w:hAnsi="Arial" w:cs="Arial"/>
          <w:lang w:val="en-US"/>
        </w:rPr>
        <w:t>there</w:t>
      </w:r>
      <w:r w:rsidRPr="00604C19">
        <w:rPr>
          <w:rFonts w:ascii="Arial" w:hAnsi="Arial" w:cs="Arial"/>
          <w:lang w:val="en-US"/>
        </w:rPr>
        <w:t xml:space="preserve">. </w:t>
      </w:r>
      <w:r w:rsidRPr="00446FDD">
        <w:rPr>
          <w:rFonts w:ascii="Arial" w:hAnsi="Arial" w:cs="Arial"/>
          <w:lang w:val="en-US"/>
        </w:rPr>
        <w:t xml:space="preserve">It also aims to conduct a comparative analysis of existing solutions. The data used were collected on 34 sites distributed between France and Germany from 2013 to 2017. </w:t>
      </w:r>
      <w:r w:rsidRPr="00604C19">
        <w:rPr>
          <w:rFonts w:ascii="Arial" w:hAnsi="Arial" w:cs="Arial"/>
          <w:lang w:val="en-US"/>
        </w:rPr>
        <w:t>To reach the first objective we modeled the activity of chiroptera using generalized linear models (GLMs) and generalized additive models (</w:t>
      </w:r>
      <w:r w:rsidRPr="00446FDD">
        <w:rPr>
          <w:rFonts w:ascii="Arial" w:hAnsi="Arial" w:cs="Arial"/>
          <w:lang w:val="en-US"/>
        </w:rPr>
        <w:t xml:space="preserve">GAMs) and then established a warning threshold on the predicted activity / predicted energy production ratio. While the effectiveness of the different solutions is evaluated by cross validation. The results show that (i) measurements based only on wind speed thresholds are less efficient than measurements based on predictive models of chiropteran activity. (ii) Solutions based on direct measures of activity offer the best performance in terms of reducing the mortality rate and energy production. However they have a cost of installation and maintenance which is not negligible. </w:t>
      </w:r>
      <w:r w:rsidRPr="00604C19">
        <w:rPr>
          <w:rFonts w:ascii="Arial" w:hAnsi="Arial" w:cs="Arial"/>
          <w:lang w:val="en-US"/>
        </w:rPr>
        <w:t>(iii)</w:t>
      </w:r>
      <w:r w:rsidR="00604C19" w:rsidRPr="00604C19">
        <w:rPr>
          <w:rFonts w:ascii="Arial" w:hAnsi="Arial" w:cs="Arial"/>
          <w:lang w:val="en-US"/>
        </w:rPr>
        <w:t xml:space="preserve"> Solutions based on predictive models </w:t>
      </w:r>
      <w:r w:rsidRPr="00604C19">
        <w:rPr>
          <w:rFonts w:ascii="Arial" w:hAnsi="Arial" w:cs="Arial"/>
          <w:lang w:val="en-US"/>
        </w:rPr>
        <w:t>offer the best compromise between reduction of mortality rate, energy production and practicality.</w:t>
      </w:r>
      <w:r w:rsidR="00732437">
        <w:rPr>
          <w:rFonts w:ascii="Arial" w:hAnsi="Arial" w:cs="Arial"/>
          <w:lang w:val="en-US"/>
        </w:rPr>
        <w:t xml:space="preserve"> </w:t>
      </w:r>
      <w:r w:rsidR="00604C19" w:rsidRPr="00604C19">
        <w:rPr>
          <w:rFonts w:ascii="Arial" w:hAnsi="Arial" w:cs="Arial"/>
          <w:lang w:val="en-US"/>
        </w:rPr>
        <w:t>finally</w:t>
      </w:r>
      <w:r w:rsidRPr="00604C19">
        <w:rPr>
          <w:rFonts w:ascii="Arial" w:hAnsi="Arial" w:cs="Arial"/>
          <w:lang w:val="en-US"/>
        </w:rPr>
        <w:t xml:space="preserve">, the results of this study encourage the deployment of a system based on activity models on a pilot site so that their real effectiveness in reducing the number of corpses found at the foot of the turbines can be validated (comparative study with control turbines without </w:t>
      </w:r>
      <w:r w:rsidR="00732437" w:rsidRPr="00732437">
        <w:rPr>
          <w:rFonts w:ascii="Arial" w:hAnsi="Arial" w:cs="Arial"/>
          <w:lang w:val="en-US"/>
        </w:rPr>
        <w:t>curtailment measures</w:t>
      </w:r>
      <w:r w:rsidRPr="00604C19">
        <w:rPr>
          <w:rFonts w:ascii="Arial" w:hAnsi="Arial" w:cs="Arial"/>
          <w:lang w:val="en-US"/>
        </w:rPr>
        <w:t>).</w:t>
      </w:r>
    </w:p>
    <w:p w14:paraId="51831C32" w14:textId="77777777" w:rsidR="006A1AA6" w:rsidRPr="005D3E47" w:rsidRDefault="006A1AA6">
      <w:pPr>
        <w:pStyle w:val="601Rsumtexte"/>
        <w:rPr>
          <w:rFonts w:ascii="Arial" w:hAnsi="Arial" w:cs="Arial"/>
          <w:sz w:val="24"/>
          <w:lang w:val="en-US"/>
        </w:rPr>
      </w:pPr>
    </w:p>
    <w:p w14:paraId="2DDD8953" w14:textId="77777777" w:rsidR="006A1AA6" w:rsidRDefault="000A249A">
      <w:pPr>
        <w:pStyle w:val="602Motscltitre"/>
        <w:rPr>
          <w:rFonts w:cs="Arial"/>
          <w:lang w:val="en-US"/>
        </w:rPr>
      </w:pPr>
      <w:r>
        <w:rPr>
          <w:rFonts w:cs="Arial"/>
          <w:lang w:val="en-US"/>
        </w:rPr>
        <w:t>Key words</w:t>
      </w:r>
    </w:p>
    <w:p w14:paraId="26EA02DB" w14:textId="77777777" w:rsidR="006A1AA6" w:rsidRDefault="000A249A">
      <w:pPr>
        <w:pStyle w:val="PrformatHTML"/>
        <w:rPr>
          <w:rFonts w:ascii="Arial" w:hAnsi="Arial" w:cs="Arial"/>
          <w:sz w:val="24"/>
          <w:lang w:val="en-US"/>
        </w:rPr>
      </w:pPr>
      <w:r>
        <w:rPr>
          <w:rFonts w:ascii="Arial" w:hAnsi="Arial" w:cs="Arial"/>
          <w:sz w:val="24"/>
          <w:lang w:val="en-US"/>
        </w:rPr>
        <w:t>[wind energy, bat, smart curtailment, statistical modeling]</w:t>
      </w:r>
    </w:p>
    <w:p w14:paraId="7A7C4CE5" w14:textId="77777777" w:rsidR="006A1AA6" w:rsidRDefault="006A1AA6">
      <w:pPr>
        <w:pStyle w:val="603Motscltexte"/>
        <w:rPr>
          <w:rFonts w:ascii="Arial" w:hAnsi="Arial" w:cs="Arial"/>
          <w:sz w:val="24"/>
          <w:lang w:val="en-US"/>
        </w:rPr>
      </w:pPr>
    </w:p>
    <w:p w14:paraId="0D9ED605" w14:textId="77777777" w:rsidR="006A1AA6" w:rsidRDefault="006A1AA6">
      <w:pPr>
        <w:pStyle w:val="603Motscltexte"/>
        <w:rPr>
          <w:rFonts w:ascii="Arial" w:hAnsi="Arial" w:cs="Arial"/>
          <w:sz w:val="24"/>
          <w:lang w:val="en-US"/>
        </w:rPr>
      </w:pPr>
    </w:p>
    <w:p w14:paraId="218535CA" w14:textId="77777777" w:rsidR="006A1AA6" w:rsidRDefault="006A1AA6">
      <w:pPr>
        <w:pStyle w:val="603Motscltexte"/>
        <w:rPr>
          <w:rFonts w:ascii="Arial" w:hAnsi="Arial" w:cs="Arial"/>
          <w:sz w:val="24"/>
          <w:lang w:val="en-US"/>
        </w:rPr>
      </w:pPr>
    </w:p>
    <w:p w14:paraId="0E6D5429" w14:textId="77777777" w:rsidR="006A1AA6" w:rsidRDefault="006A1AA6">
      <w:pPr>
        <w:pStyle w:val="603Motscltexte"/>
        <w:rPr>
          <w:rFonts w:ascii="Arial" w:hAnsi="Arial" w:cs="Arial"/>
          <w:sz w:val="24"/>
          <w:lang w:val="en-US"/>
        </w:rPr>
      </w:pPr>
    </w:p>
    <w:p w14:paraId="79793411" w14:textId="77777777" w:rsidR="006A1AA6" w:rsidRDefault="006A1AA6">
      <w:pPr>
        <w:rPr>
          <w:rFonts w:ascii="Arial" w:hAnsi="Arial" w:cs="Arial"/>
          <w:lang w:val="en-US"/>
        </w:rPr>
        <w:sectPr w:rsidR="006A1AA6">
          <w:footerReference w:type="default" r:id="rId15"/>
          <w:footnotePr>
            <w:pos w:val="beneathText"/>
          </w:footnotePr>
          <w:pgSz w:w="11906" w:h="16838"/>
          <w:pgMar w:top="1417" w:right="1417" w:bottom="1983" w:left="1417" w:header="720" w:footer="1417" w:gutter="0"/>
          <w:cols w:space="720"/>
        </w:sectPr>
      </w:pPr>
    </w:p>
    <w:p w14:paraId="39CF59E6" w14:textId="77777777" w:rsidR="006A1AA6" w:rsidRDefault="000A249A">
      <w:pPr>
        <w:pStyle w:val="Titre"/>
        <w:outlineLvl w:val="1"/>
        <w:rPr>
          <w:rFonts w:cs="Arial"/>
        </w:rPr>
      </w:pPr>
      <w:bookmarkStart w:id="20" w:name="_Toc11683880"/>
      <w:bookmarkStart w:id="21" w:name="_Toc18874351"/>
      <w:r>
        <w:rPr>
          <w:rFonts w:cs="Arial"/>
        </w:rPr>
        <w:lastRenderedPageBreak/>
        <w:t>Remerciements</w:t>
      </w:r>
      <w:bookmarkEnd w:id="20"/>
      <w:bookmarkEnd w:id="21"/>
    </w:p>
    <w:p w14:paraId="4C281A0A" w14:textId="5B3449E8" w:rsidR="00AE1EDA" w:rsidRPr="00B36248" w:rsidRDefault="00AE1EDA" w:rsidP="00AE1EDA">
      <w:pPr>
        <w:pStyle w:val="Corpsdetexte"/>
        <w:rPr>
          <w:rFonts w:ascii="Arial" w:hAnsi="Arial" w:cs="Arial"/>
        </w:rPr>
      </w:pPr>
      <w:r w:rsidRPr="00B36248">
        <w:rPr>
          <w:rFonts w:ascii="Arial" w:hAnsi="Arial" w:cs="Arial"/>
        </w:rPr>
        <w:t xml:space="preserve">Mes remerciements vont à l’endroit de toute l’équipe pédagogique de l’option AgroTIC et particulièrement à M Bruno TISSEYRE </w:t>
      </w:r>
      <w:r>
        <w:rPr>
          <w:rFonts w:ascii="Arial" w:hAnsi="Arial" w:cs="Arial"/>
        </w:rPr>
        <w:t>(</w:t>
      </w:r>
      <w:r w:rsidRPr="00B36248">
        <w:rPr>
          <w:rFonts w:ascii="Arial" w:hAnsi="Arial" w:cs="Arial"/>
        </w:rPr>
        <w:t>responsable de l’option</w:t>
      </w:r>
      <w:r>
        <w:rPr>
          <w:rFonts w:ascii="Arial" w:hAnsi="Arial" w:cs="Arial"/>
        </w:rPr>
        <w:t>)</w:t>
      </w:r>
      <w:r w:rsidRPr="00B36248">
        <w:rPr>
          <w:rFonts w:ascii="Arial" w:hAnsi="Arial" w:cs="Arial"/>
        </w:rPr>
        <w:t>.</w:t>
      </w:r>
    </w:p>
    <w:p w14:paraId="49F0C802" w14:textId="693459D2" w:rsidR="00AE1EDA" w:rsidRPr="00B36248" w:rsidRDefault="00AE1EDA" w:rsidP="00AE1EDA">
      <w:pPr>
        <w:pStyle w:val="Corpsdetexte"/>
        <w:rPr>
          <w:rFonts w:ascii="Arial" w:hAnsi="Arial" w:cs="Arial"/>
        </w:rPr>
      </w:pPr>
      <w:r>
        <w:rPr>
          <w:rFonts w:ascii="Arial" w:hAnsi="Arial" w:cs="Arial"/>
        </w:rPr>
        <w:t xml:space="preserve">Je tiens également à </w:t>
      </w:r>
      <w:r w:rsidRPr="00B36248">
        <w:rPr>
          <w:rFonts w:ascii="Arial" w:hAnsi="Arial" w:cs="Arial"/>
        </w:rPr>
        <w:t>remercie</w:t>
      </w:r>
      <w:r>
        <w:rPr>
          <w:rFonts w:ascii="Arial" w:hAnsi="Arial" w:cs="Arial"/>
        </w:rPr>
        <w:t>r</w:t>
      </w:r>
      <w:r w:rsidRPr="00B36248">
        <w:rPr>
          <w:rFonts w:ascii="Arial" w:hAnsi="Arial" w:cs="Arial"/>
        </w:rPr>
        <w:t xml:space="preserve"> toute l’équipe pédagogique et la direction de l’école supérieur d’agronomie (ESA INP-HB de Yamoussoukro) particulièrement </w:t>
      </w:r>
      <w:r>
        <w:rPr>
          <w:rFonts w:ascii="Arial" w:hAnsi="Arial" w:cs="Arial"/>
        </w:rPr>
        <w:t>à monsieur le</w:t>
      </w:r>
      <w:r w:rsidRPr="00B36248">
        <w:rPr>
          <w:rFonts w:ascii="Arial" w:hAnsi="Arial" w:cs="Arial"/>
        </w:rPr>
        <w:t xml:space="preserve"> directeur Koné SIAKA et Christine Moretti </w:t>
      </w:r>
      <w:r>
        <w:rPr>
          <w:rFonts w:ascii="Arial" w:hAnsi="Arial" w:cs="Arial"/>
        </w:rPr>
        <w:t>(</w:t>
      </w:r>
      <w:r w:rsidRPr="00B36248">
        <w:rPr>
          <w:rFonts w:ascii="Arial" w:hAnsi="Arial" w:cs="Arial"/>
        </w:rPr>
        <w:t>Coordination du projet franco-ivoirien ESA-C2D</w:t>
      </w:r>
      <w:r>
        <w:rPr>
          <w:rFonts w:ascii="Arial" w:hAnsi="Arial" w:cs="Arial"/>
        </w:rPr>
        <w:t>)</w:t>
      </w:r>
      <w:r w:rsidRPr="00B36248">
        <w:rPr>
          <w:rFonts w:ascii="Arial" w:hAnsi="Arial" w:cs="Arial"/>
        </w:rPr>
        <w:t xml:space="preserve"> pour l’opportunité qu’ils m’ont accordées de me former en bi-diplomation à Montpellier SupAgro</w:t>
      </w:r>
      <w:r>
        <w:rPr>
          <w:rFonts w:ascii="Arial" w:hAnsi="Arial" w:cs="Arial"/>
        </w:rPr>
        <w:t>.</w:t>
      </w:r>
    </w:p>
    <w:p w14:paraId="6D6D54E5" w14:textId="5EA130AD" w:rsidR="00AE1EDA" w:rsidRPr="00B36248" w:rsidRDefault="00AE1EDA" w:rsidP="00AE1EDA">
      <w:pPr>
        <w:pStyle w:val="Corpsdetexte"/>
        <w:rPr>
          <w:rFonts w:ascii="Arial" w:hAnsi="Arial" w:cs="Arial"/>
        </w:rPr>
      </w:pPr>
      <w:r>
        <w:rPr>
          <w:rFonts w:ascii="Arial" w:hAnsi="Arial" w:cs="Arial"/>
        </w:rPr>
        <w:t xml:space="preserve">Grand merci à </w:t>
      </w:r>
      <w:r w:rsidRPr="00B36248">
        <w:rPr>
          <w:rFonts w:ascii="Arial" w:hAnsi="Arial" w:cs="Arial"/>
        </w:rPr>
        <w:t>mon cher professeur et encadrant M Léo PICHON pour</w:t>
      </w:r>
      <w:r>
        <w:rPr>
          <w:rFonts w:ascii="Arial" w:hAnsi="Arial" w:cs="Arial"/>
        </w:rPr>
        <w:t xml:space="preserve"> son</w:t>
      </w:r>
      <w:r w:rsidRPr="00B36248">
        <w:rPr>
          <w:rFonts w:ascii="Arial" w:hAnsi="Arial" w:cs="Arial"/>
        </w:rPr>
        <w:t xml:space="preserve"> suivi et son énorme soutient, depuis la recherche de stage jusqu’au rendu de ce mémoire.</w:t>
      </w:r>
    </w:p>
    <w:p w14:paraId="165ECE5A" w14:textId="3654D022" w:rsidR="00AE1EDA" w:rsidRPr="00B36248" w:rsidRDefault="00AE1EDA" w:rsidP="00AE1EDA">
      <w:pPr>
        <w:pStyle w:val="Corpsdetexte"/>
        <w:rPr>
          <w:rFonts w:ascii="Arial" w:hAnsi="Arial" w:cs="Arial"/>
        </w:rPr>
      </w:pPr>
      <w:r w:rsidRPr="00B36248">
        <w:rPr>
          <w:rFonts w:ascii="Arial" w:hAnsi="Arial" w:cs="Arial"/>
        </w:rPr>
        <w:t>Je tiens également à remercier ma tutrice principale de stages Charlotte ROEMER (expert</w:t>
      </w:r>
      <w:ins w:id="22" w:author="BIDI" w:date="2019-09-09T11:00:00Z">
        <w:r w:rsidR="008759B9">
          <w:rPr>
            <w:rFonts w:ascii="Arial" w:hAnsi="Arial" w:cs="Arial"/>
          </w:rPr>
          <w:t>e</w:t>
        </w:r>
      </w:ins>
      <w:r w:rsidRPr="00B36248">
        <w:rPr>
          <w:rFonts w:ascii="Arial" w:hAnsi="Arial" w:cs="Arial"/>
        </w:rPr>
        <w:t xml:space="preserve"> chiroptérologue)</w:t>
      </w:r>
      <w:r>
        <w:rPr>
          <w:rFonts w:ascii="Arial" w:hAnsi="Arial" w:cs="Arial"/>
        </w:rPr>
        <w:t>,</w:t>
      </w:r>
      <w:r w:rsidRPr="00B36248">
        <w:rPr>
          <w:rFonts w:ascii="Arial" w:hAnsi="Arial" w:cs="Arial"/>
        </w:rPr>
        <w:t xml:space="preserve"> mes tuteurs de stage Yves Le BRAS (biostatisticien) et Julien </w:t>
      </w:r>
      <w:r w:rsidRPr="00B36248">
        <w:rPr>
          <w:rFonts w:ascii="Arial" w:eastAsia="Times New Roman" w:hAnsi="Arial" w:cs="Arial"/>
          <w:color w:val="000000"/>
        </w:rPr>
        <w:t>RINGELSTEIN</w:t>
      </w:r>
      <w:r w:rsidRPr="00B36248">
        <w:rPr>
          <w:rFonts w:ascii="Arial" w:hAnsi="Arial" w:cs="Arial"/>
        </w:rPr>
        <w:t xml:space="preserve"> (chef de projet) pour cette opportunité qu’ils m’ont accordé</w:t>
      </w:r>
      <w:ins w:id="23" w:author="BIDI" w:date="2019-09-09T11:01:00Z">
        <w:r w:rsidR="008759B9">
          <w:rPr>
            <w:rFonts w:ascii="Arial" w:hAnsi="Arial" w:cs="Arial"/>
          </w:rPr>
          <w:t>e</w:t>
        </w:r>
      </w:ins>
      <w:r w:rsidRPr="00B36248">
        <w:rPr>
          <w:rFonts w:ascii="Arial" w:hAnsi="Arial" w:cs="Arial"/>
        </w:rPr>
        <w:t xml:space="preserve"> de travailler</w:t>
      </w:r>
      <w:ins w:id="24" w:author="BIDI" w:date="2019-09-09T11:01:00Z">
        <w:r w:rsidR="008759B9">
          <w:rPr>
            <w:rFonts w:ascii="Arial" w:hAnsi="Arial" w:cs="Arial"/>
          </w:rPr>
          <w:t xml:space="preserve"> sur</w:t>
        </w:r>
      </w:ins>
      <w:r w:rsidRPr="00B36248">
        <w:rPr>
          <w:rFonts w:ascii="Arial" w:hAnsi="Arial" w:cs="Arial"/>
        </w:rPr>
        <w:t xml:space="preserve"> ce fantastique projet ainsi que pour les précieuses </w:t>
      </w:r>
      <w:r>
        <w:rPr>
          <w:rFonts w:ascii="Arial" w:hAnsi="Arial" w:cs="Arial"/>
        </w:rPr>
        <w:t>connaissances</w:t>
      </w:r>
      <w:r w:rsidRPr="00B36248">
        <w:rPr>
          <w:rFonts w:ascii="Arial" w:hAnsi="Arial" w:cs="Arial"/>
        </w:rPr>
        <w:t xml:space="preserve"> et documents qu’ils m’ont transmis.  </w:t>
      </w:r>
    </w:p>
    <w:p w14:paraId="4E1F2198" w14:textId="77777777" w:rsidR="00AE1EDA" w:rsidRPr="00B36248" w:rsidRDefault="00AE1EDA" w:rsidP="00AE1EDA">
      <w:pPr>
        <w:pStyle w:val="Corpsdetexte"/>
        <w:rPr>
          <w:rFonts w:ascii="Arial" w:hAnsi="Arial" w:cs="Arial"/>
        </w:rPr>
      </w:pPr>
      <w:r>
        <w:rPr>
          <w:rFonts w:ascii="Arial" w:hAnsi="Arial" w:cs="Arial"/>
        </w:rPr>
        <w:t xml:space="preserve">J’adresse particulièrement mes vifs remerciements </w:t>
      </w:r>
      <w:r w:rsidRPr="00B36248">
        <w:rPr>
          <w:rFonts w:ascii="Arial" w:hAnsi="Arial" w:cs="Arial"/>
        </w:rPr>
        <w:t xml:space="preserve">à </w:t>
      </w:r>
      <w:r>
        <w:rPr>
          <w:rFonts w:ascii="Arial" w:hAnsi="Arial" w:cs="Arial"/>
        </w:rPr>
        <w:t>mon tuteur de stage principal</w:t>
      </w:r>
      <w:r w:rsidRPr="00B36248">
        <w:rPr>
          <w:rFonts w:ascii="Arial" w:hAnsi="Arial" w:cs="Arial"/>
        </w:rPr>
        <w:t xml:space="preserve"> Yves Le BRAS pour son énorme soutient, ses « débugages éclairs », les bonnes pratiques de programmation et les compétences statistique qu’il a su me faire acquérir tout au long de ce stage. </w:t>
      </w:r>
    </w:p>
    <w:p w14:paraId="1B58A853" w14:textId="77777777" w:rsidR="00AE1EDA" w:rsidRDefault="00AE1EDA" w:rsidP="00AE1EDA">
      <w:pPr>
        <w:pStyle w:val="Corpsdetexte"/>
        <w:rPr>
          <w:rFonts w:ascii="Arial" w:hAnsi="Arial" w:cs="Arial"/>
        </w:rPr>
      </w:pPr>
      <w:r>
        <w:rPr>
          <w:rFonts w:ascii="Arial" w:hAnsi="Arial" w:cs="Arial"/>
        </w:rPr>
        <w:t xml:space="preserve">Mes remerciements vont à l’endroit de </w:t>
      </w:r>
      <w:r w:rsidRPr="00B36248">
        <w:rPr>
          <w:rFonts w:ascii="Arial" w:hAnsi="Arial" w:cs="Arial"/>
        </w:rPr>
        <w:t>MARC l’HEBERTHE ainsi qu</w:t>
      </w:r>
      <w:r>
        <w:rPr>
          <w:rFonts w:ascii="Arial" w:hAnsi="Arial" w:cs="Arial"/>
        </w:rPr>
        <w:t xml:space="preserve">’a </w:t>
      </w:r>
      <w:r w:rsidRPr="00B36248">
        <w:rPr>
          <w:rFonts w:ascii="Arial" w:hAnsi="Arial" w:cs="Arial"/>
        </w:rPr>
        <w:t>tout</w:t>
      </w:r>
      <w:r>
        <w:rPr>
          <w:rFonts w:ascii="Arial" w:hAnsi="Arial" w:cs="Arial"/>
        </w:rPr>
        <w:t>e</w:t>
      </w:r>
      <w:r w:rsidRPr="00B36248">
        <w:rPr>
          <w:rFonts w:ascii="Arial" w:hAnsi="Arial" w:cs="Arial"/>
        </w:rPr>
        <w:t xml:space="preserve"> l’équipe de Biotope pour l’accueil et l’intégration. </w:t>
      </w:r>
    </w:p>
    <w:p w14:paraId="333E4568" w14:textId="6EC18290" w:rsidR="00AE1EDA" w:rsidRPr="00B36248" w:rsidRDefault="00AE1EDA" w:rsidP="00AE1EDA">
      <w:pPr>
        <w:pStyle w:val="Corpsdetexte"/>
        <w:rPr>
          <w:rFonts w:ascii="Arial" w:hAnsi="Arial" w:cs="Arial"/>
        </w:rPr>
      </w:pPr>
      <w:r>
        <w:rPr>
          <w:rFonts w:ascii="Arial" w:hAnsi="Arial" w:cs="Arial"/>
        </w:rPr>
        <w:t xml:space="preserve">Je remercie également </w:t>
      </w:r>
      <w:r w:rsidRPr="00B36248">
        <w:rPr>
          <w:rFonts w:ascii="Arial" w:hAnsi="Arial" w:cs="Arial"/>
        </w:rPr>
        <w:t>Elisabeth VAS, Pauline APPOSTLE, Suzanne COTILLON pour le covoiturage</w:t>
      </w:r>
      <w:ins w:id="25" w:author="BIDI" w:date="2019-09-09T11:03:00Z">
        <w:r w:rsidR="008759B9">
          <w:rPr>
            <w:rFonts w:ascii="Arial" w:hAnsi="Arial" w:cs="Arial"/>
          </w:rPr>
          <w:t>.</w:t>
        </w:r>
      </w:ins>
      <w:r w:rsidRPr="00B36248">
        <w:rPr>
          <w:rFonts w:ascii="Arial" w:hAnsi="Arial" w:cs="Arial"/>
        </w:rPr>
        <w:t xml:space="preserve"> </w:t>
      </w:r>
    </w:p>
    <w:p w14:paraId="76F964AB" w14:textId="77777777" w:rsidR="00AE1EDA" w:rsidRPr="00B36248" w:rsidRDefault="00AE1EDA" w:rsidP="00AE1EDA">
      <w:pPr>
        <w:pStyle w:val="Corpsdetexte"/>
        <w:rPr>
          <w:rFonts w:ascii="Arial" w:hAnsi="Arial" w:cs="Arial"/>
        </w:rPr>
      </w:pPr>
      <w:r>
        <w:rPr>
          <w:rFonts w:ascii="Arial" w:hAnsi="Arial" w:cs="Arial"/>
        </w:rPr>
        <w:t>Je ne manquerai jamais l’occasion de remercier tous les</w:t>
      </w:r>
      <w:r w:rsidRPr="00B36248">
        <w:rPr>
          <w:rFonts w:ascii="Arial" w:hAnsi="Arial" w:cs="Arial"/>
        </w:rPr>
        <w:t xml:space="preserve"> membre</w:t>
      </w:r>
      <w:r>
        <w:rPr>
          <w:rFonts w:ascii="Arial" w:hAnsi="Arial" w:cs="Arial"/>
        </w:rPr>
        <w:t>s</w:t>
      </w:r>
      <w:r w:rsidRPr="00B36248">
        <w:rPr>
          <w:rFonts w:ascii="Arial" w:hAnsi="Arial" w:cs="Arial"/>
        </w:rPr>
        <w:t xml:space="preserve"> de ma petite famille pour leur inconditionnel soutient à tous les niveaux</w:t>
      </w:r>
      <w:r>
        <w:rPr>
          <w:rFonts w:ascii="Arial" w:hAnsi="Arial" w:cs="Arial"/>
        </w:rPr>
        <w:t xml:space="preserve"> malgré la distance.</w:t>
      </w:r>
    </w:p>
    <w:p w14:paraId="5897F5AC" w14:textId="77777777" w:rsidR="00AE1EDA" w:rsidRPr="00B36248" w:rsidRDefault="00AE1EDA" w:rsidP="00AE1EDA">
      <w:pPr>
        <w:pStyle w:val="Corpsdetexte"/>
        <w:rPr>
          <w:rFonts w:ascii="Arial" w:hAnsi="Arial" w:cs="Arial"/>
        </w:rPr>
      </w:pPr>
      <w:r w:rsidRPr="00B36248">
        <w:rPr>
          <w:rFonts w:ascii="Arial" w:hAnsi="Arial" w:cs="Arial"/>
        </w:rPr>
        <w:t xml:space="preserve"> </w:t>
      </w:r>
      <w:r>
        <w:rPr>
          <w:rFonts w:ascii="Arial" w:hAnsi="Arial" w:cs="Arial"/>
        </w:rPr>
        <w:t>Je remercie également t</w:t>
      </w:r>
      <w:r w:rsidRPr="00B36248">
        <w:rPr>
          <w:rFonts w:ascii="Arial" w:hAnsi="Arial" w:cs="Arial"/>
        </w:rPr>
        <w:t xml:space="preserve">outes les personnes que je n’ai pas peu cité </w:t>
      </w:r>
      <w:r>
        <w:rPr>
          <w:rFonts w:ascii="Arial" w:hAnsi="Arial" w:cs="Arial"/>
        </w:rPr>
        <w:t>ici qui de près ou de loin m’accorde leur précieux soutient.</w:t>
      </w:r>
    </w:p>
    <w:p w14:paraId="62B8B1C8" w14:textId="77777777" w:rsidR="006A1AA6" w:rsidRDefault="006A1AA6">
      <w:pPr>
        <w:pStyle w:val="Corpsdetexte"/>
      </w:pPr>
    </w:p>
    <w:p w14:paraId="62892EB4" w14:textId="77777777" w:rsidR="006A1AA6" w:rsidRDefault="006A1AA6">
      <w:pPr>
        <w:pStyle w:val="Corpsdetexte"/>
      </w:pPr>
    </w:p>
    <w:p w14:paraId="43D1A28E" w14:textId="77777777" w:rsidR="006A1AA6" w:rsidRDefault="006A1AA6">
      <w:pPr>
        <w:pStyle w:val="Corpsdetexte"/>
      </w:pPr>
    </w:p>
    <w:p w14:paraId="5C560264" w14:textId="77777777" w:rsidR="006A1AA6" w:rsidRDefault="006A1AA6">
      <w:pPr>
        <w:pStyle w:val="Corpsdetexte"/>
      </w:pPr>
    </w:p>
    <w:p w14:paraId="6AA6AA3D" w14:textId="77777777" w:rsidR="006A1AA6" w:rsidRDefault="006A1AA6">
      <w:pPr>
        <w:pStyle w:val="Corpsdetexte"/>
      </w:pPr>
    </w:p>
    <w:p w14:paraId="16DDE64A" w14:textId="77777777" w:rsidR="006A1AA6" w:rsidRDefault="006A1AA6">
      <w:pPr>
        <w:pStyle w:val="Corpsdetexte"/>
      </w:pPr>
    </w:p>
    <w:p w14:paraId="59D86F96" w14:textId="77777777" w:rsidR="006A1AA6" w:rsidRDefault="006A1AA6">
      <w:pPr>
        <w:pStyle w:val="Corpsdetexte"/>
      </w:pPr>
    </w:p>
    <w:p w14:paraId="5F3DAB00" w14:textId="77777777" w:rsidR="006A1AA6" w:rsidRDefault="006A1AA6">
      <w:pPr>
        <w:pStyle w:val="Corpsdetexte"/>
      </w:pPr>
    </w:p>
    <w:p w14:paraId="6E86E4C5" w14:textId="77777777" w:rsidR="006A1AA6" w:rsidRDefault="006A1AA6">
      <w:pPr>
        <w:pStyle w:val="Corpsdetexte"/>
      </w:pPr>
    </w:p>
    <w:p w14:paraId="4FA3E5D5" w14:textId="77777777" w:rsidR="006A1AA6" w:rsidRDefault="000A249A">
      <w:pPr>
        <w:pStyle w:val="Titre"/>
        <w:outlineLvl w:val="1"/>
        <w:rPr>
          <w:rFonts w:cs="Arial"/>
        </w:rPr>
      </w:pPr>
      <w:bookmarkStart w:id="26" w:name="_Toc18874352"/>
      <w:r>
        <w:rPr>
          <w:rFonts w:cs="Arial"/>
        </w:rPr>
        <w:lastRenderedPageBreak/>
        <w:t>Liste des figures</w:t>
      </w:r>
      <w:bookmarkEnd w:id="26"/>
    </w:p>
    <w:p w14:paraId="1C3B1F93" w14:textId="55C97C26" w:rsidR="00126747" w:rsidRDefault="00126747">
      <w:pPr>
        <w:pStyle w:val="Tabledesillustrations"/>
        <w:tabs>
          <w:tab w:val="right" w:leader="dot" w:pos="9062"/>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8874313" w:history="1">
        <w:r w:rsidRPr="006F7D6F">
          <w:rPr>
            <w:rStyle w:val="Lienhypertexte"/>
            <w:rFonts w:ascii="Arial" w:hAnsi="Arial" w:cs="Arial"/>
            <w:noProof/>
          </w:rPr>
          <w:t>Figure 1:  Capacité d'énergie éolienne dans le monde de 1997 à 2016, selon le pays (en gigawatts). Source : (Ritchie et Roser 2017)</w:t>
        </w:r>
        <w:r>
          <w:rPr>
            <w:noProof/>
            <w:webHidden/>
          </w:rPr>
          <w:tab/>
        </w:r>
        <w:r>
          <w:rPr>
            <w:noProof/>
            <w:webHidden/>
          </w:rPr>
          <w:fldChar w:fldCharType="begin"/>
        </w:r>
        <w:r>
          <w:rPr>
            <w:noProof/>
            <w:webHidden/>
          </w:rPr>
          <w:instrText xml:space="preserve"> PAGEREF _Toc18874313 \h </w:instrText>
        </w:r>
        <w:r>
          <w:rPr>
            <w:noProof/>
            <w:webHidden/>
          </w:rPr>
        </w:r>
        <w:r>
          <w:rPr>
            <w:noProof/>
            <w:webHidden/>
          </w:rPr>
          <w:fldChar w:fldCharType="separate"/>
        </w:r>
        <w:r>
          <w:rPr>
            <w:noProof/>
            <w:webHidden/>
          </w:rPr>
          <w:t>14</w:t>
        </w:r>
        <w:r>
          <w:rPr>
            <w:noProof/>
            <w:webHidden/>
          </w:rPr>
          <w:fldChar w:fldCharType="end"/>
        </w:r>
      </w:hyperlink>
    </w:p>
    <w:p w14:paraId="23370C44" w14:textId="62FBEA14"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r:id="rId16" w:anchor="_Toc18874314" w:history="1">
        <w:r w:rsidR="00126747" w:rsidRPr="006F7D6F">
          <w:rPr>
            <w:rStyle w:val="Lienhypertexte"/>
            <w:rFonts w:ascii="Arial" w:hAnsi="Arial" w:cs="Arial"/>
            <w:noProof/>
          </w:rPr>
          <w:t>Figure 2: cycle de vie annuelle des chiroptères</w:t>
        </w:r>
        <w:r w:rsidR="00126747">
          <w:rPr>
            <w:noProof/>
            <w:webHidden/>
          </w:rPr>
          <w:tab/>
        </w:r>
        <w:r w:rsidR="00126747">
          <w:rPr>
            <w:noProof/>
            <w:webHidden/>
          </w:rPr>
          <w:fldChar w:fldCharType="begin"/>
        </w:r>
        <w:r w:rsidR="00126747">
          <w:rPr>
            <w:noProof/>
            <w:webHidden/>
          </w:rPr>
          <w:instrText xml:space="preserve"> PAGEREF _Toc18874314 \h </w:instrText>
        </w:r>
        <w:r w:rsidR="00126747">
          <w:rPr>
            <w:noProof/>
            <w:webHidden/>
          </w:rPr>
        </w:r>
        <w:r w:rsidR="00126747">
          <w:rPr>
            <w:noProof/>
            <w:webHidden/>
          </w:rPr>
          <w:fldChar w:fldCharType="separate"/>
        </w:r>
        <w:r w:rsidR="00126747">
          <w:rPr>
            <w:noProof/>
            <w:webHidden/>
          </w:rPr>
          <w:t>17</w:t>
        </w:r>
        <w:r w:rsidR="00126747">
          <w:rPr>
            <w:noProof/>
            <w:webHidden/>
          </w:rPr>
          <w:fldChar w:fldCharType="end"/>
        </w:r>
      </w:hyperlink>
    </w:p>
    <w:p w14:paraId="11DE5995" w14:textId="137F06D8"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15" w:history="1">
        <w:r w:rsidR="00126747" w:rsidRPr="006F7D6F">
          <w:rPr>
            <w:rStyle w:val="Lienhypertexte"/>
            <w:rFonts w:ascii="Arial" w:hAnsi="Arial" w:cs="Arial"/>
            <w:noProof/>
          </w:rPr>
          <w:t>Figure 3: Dispositif d'enregistrement acoustique source : (Devaux 2018)</w:t>
        </w:r>
        <w:r w:rsidR="00126747">
          <w:rPr>
            <w:noProof/>
            <w:webHidden/>
          </w:rPr>
          <w:tab/>
        </w:r>
        <w:r w:rsidR="00126747">
          <w:rPr>
            <w:noProof/>
            <w:webHidden/>
          </w:rPr>
          <w:fldChar w:fldCharType="begin"/>
        </w:r>
        <w:r w:rsidR="00126747">
          <w:rPr>
            <w:noProof/>
            <w:webHidden/>
          </w:rPr>
          <w:instrText xml:space="preserve"> PAGEREF _Toc18874315 \h </w:instrText>
        </w:r>
        <w:r w:rsidR="00126747">
          <w:rPr>
            <w:noProof/>
            <w:webHidden/>
          </w:rPr>
        </w:r>
        <w:r w:rsidR="00126747">
          <w:rPr>
            <w:noProof/>
            <w:webHidden/>
          </w:rPr>
          <w:fldChar w:fldCharType="separate"/>
        </w:r>
        <w:r w:rsidR="00126747">
          <w:rPr>
            <w:noProof/>
            <w:webHidden/>
          </w:rPr>
          <w:t>21</w:t>
        </w:r>
        <w:r w:rsidR="00126747">
          <w:rPr>
            <w:noProof/>
            <w:webHidden/>
          </w:rPr>
          <w:fldChar w:fldCharType="end"/>
        </w:r>
      </w:hyperlink>
    </w:p>
    <w:p w14:paraId="1A1F6A8B" w14:textId="2F272690"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16" w:history="1">
        <w:r w:rsidR="00126747" w:rsidRPr="006F7D6F">
          <w:rPr>
            <w:rStyle w:val="Lienhypertexte"/>
            <w:rFonts w:ascii="Arial" w:hAnsi="Arial" w:cs="Arial"/>
            <w:noProof/>
          </w:rPr>
          <w:t>Figure 4: Courbes de performances d’un modèle purement aléatoire, d’un modèle parfait : effet boule de cristal et d’une stratégie envisageable</w:t>
        </w:r>
        <w:r w:rsidR="00126747">
          <w:rPr>
            <w:noProof/>
            <w:webHidden/>
          </w:rPr>
          <w:tab/>
        </w:r>
        <w:r w:rsidR="00126747">
          <w:rPr>
            <w:noProof/>
            <w:webHidden/>
          </w:rPr>
          <w:fldChar w:fldCharType="begin"/>
        </w:r>
        <w:r w:rsidR="00126747">
          <w:rPr>
            <w:noProof/>
            <w:webHidden/>
          </w:rPr>
          <w:instrText xml:space="preserve"> PAGEREF _Toc18874316 \h </w:instrText>
        </w:r>
        <w:r w:rsidR="00126747">
          <w:rPr>
            <w:noProof/>
            <w:webHidden/>
          </w:rPr>
        </w:r>
        <w:r w:rsidR="00126747">
          <w:rPr>
            <w:noProof/>
            <w:webHidden/>
          </w:rPr>
          <w:fldChar w:fldCharType="separate"/>
        </w:r>
        <w:r w:rsidR="00126747">
          <w:rPr>
            <w:noProof/>
            <w:webHidden/>
          </w:rPr>
          <w:t>25</w:t>
        </w:r>
        <w:r w:rsidR="00126747">
          <w:rPr>
            <w:noProof/>
            <w:webHidden/>
          </w:rPr>
          <w:fldChar w:fldCharType="end"/>
        </w:r>
      </w:hyperlink>
    </w:p>
    <w:p w14:paraId="42471FED" w14:textId="28B22BFD"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17" w:history="1">
        <w:r w:rsidR="00126747" w:rsidRPr="006F7D6F">
          <w:rPr>
            <w:rStyle w:val="Lienhypertexte"/>
            <w:rFonts w:ascii="Arial" w:hAnsi="Arial" w:cs="Arial"/>
            <w:noProof/>
          </w:rPr>
          <w:t>Figure 5: Comparaison des stratégies de bridages</w:t>
        </w:r>
        <w:r w:rsidR="00126747">
          <w:rPr>
            <w:noProof/>
            <w:webHidden/>
          </w:rPr>
          <w:tab/>
        </w:r>
        <w:r w:rsidR="00126747">
          <w:rPr>
            <w:noProof/>
            <w:webHidden/>
          </w:rPr>
          <w:fldChar w:fldCharType="begin"/>
        </w:r>
        <w:r w:rsidR="00126747">
          <w:rPr>
            <w:noProof/>
            <w:webHidden/>
          </w:rPr>
          <w:instrText xml:space="preserve"> PAGEREF _Toc18874317 \h </w:instrText>
        </w:r>
        <w:r w:rsidR="00126747">
          <w:rPr>
            <w:noProof/>
            <w:webHidden/>
          </w:rPr>
        </w:r>
        <w:r w:rsidR="00126747">
          <w:rPr>
            <w:noProof/>
            <w:webHidden/>
          </w:rPr>
          <w:fldChar w:fldCharType="separate"/>
        </w:r>
        <w:r w:rsidR="00126747">
          <w:rPr>
            <w:noProof/>
            <w:webHidden/>
          </w:rPr>
          <w:t>27</w:t>
        </w:r>
        <w:r w:rsidR="00126747">
          <w:rPr>
            <w:noProof/>
            <w:webHidden/>
          </w:rPr>
          <w:fldChar w:fldCharType="end"/>
        </w:r>
      </w:hyperlink>
    </w:p>
    <w:p w14:paraId="3DA0A13D" w14:textId="7850CB7C"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18" w:history="1">
        <w:r w:rsidR="00126747" w:rsidRPr="006F7D6F">
          <w:rPr>
            <w:rStyle w:val="Lienhypertexte"/>
            <w:rFonts w:ascii="Arial" w:hAnsi="Arial" w:cs="Arial"/>
            <w:noProof/>
          </w:rPr>
          <w:t>Figure 6: courbes de puissances de différentes éoliennes en fonction de la vitesse du vent. Densité de l’air : 1,225 kg/m3.</w:t>
        </w:r>
        <w:r w:rsidR="00126747">
          <w:rPr>
            <w:noProof/>
            <w:webHidden/>
          </w:rPr>
          <w:tab/>
        </w:r>
        <w:r w:rsidR="00126747">
          <w:rPr>
            <w:noProof/>
            <w:webHidden/>
          </w:rPr>
          <w:fldChar w:fldCharType="begin"/>
        </w:r>
        <w:r w:rsidR="00126747">
          <w:rPr>
            <w:noProof/>
            <w:webHidden/>
          </w:rPr>
          <w:instrText xml:space="preserve"> PAGEREF _Toc18874318 \h </w:instrText>
        </w:r>
        <w:r w:rsidR="00126747">
          <w:rPr>
            <w:noProof/>
            <w:webHidden/>
          </w:rPr>
        </w:r>
        <w:r w:rsidR="00126747">
          <w:rPr>
            <w:noProof/>
            <w:webHidden/>
          </w:rPr>
          <w:fldChar w:fldCharType="separate"/>
        </w:r>
        <w:r w:rsidR="00126747">
          <w:rPr>
            <w:noProof/>
            <w:webHidden/>
          </w:rPr>
          <w:t>28</w:t>
        </w:r>
        <w:r w:rsidR="00126747">
          <w:rPr>
            <w:noProof/>
            <w:webHidden/>
          </w:rPr>
          <w:fldChar w:fldCharType="end"/>
        </w:r>
      </w:hyperlink>
    </w:p>
    <w:p w14:paraId="56566857" w14:textId="624533DB"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19" w:history="1">
        <w:r w:rsidR="00126747" w:rsidRPr="006F7D6F">
          <w:rPr>
            <w:rStyle w:val="Lienhypertexte"/>
            <w:noProof/>
          </w:rPr>
          <w:t>Figure 7: schéma simplifié d'une éolienne</w:t>
        </w:r>
        <w:r w:rsidR="00126747">
          <w:rPr>
            <w:noProof/>
            <w:webHidden/>
          </w:rPr>
          <w:tab/>
        </w:r>
        <w:r w:rsidR="00126747">
          <w:rPr>
            <w:noProof/>
            <w:webHidden/>
          </w:rPr>
          <w:fldChar w:fldCharType="begin"/>
        </w:r>
        <w:r w:rsidR="00126747">
          <w:rPr>
            <w:noProof/>
            <w:webHidden/>
          </w:rPr>
          <w:instrText xml:space="preserve"> PAGEREF _Toc18874319 \h </w:instrText>
        </w:r>
        <w:r w:rsidR="00126747">
          <w:rPr>
            <w:noProof/>
            <w:webHidden/>
          </w:rPr>
        </w:r>
        <w:r w:rsidR="00126747">
          <w:rPr>
            <w:noProof/>
            <w:webHidden/>
          </w:rPr>
          <w:fldChar w:fldCharType="separate"/>
        </w:r>
        <w:r w:rsidR="00126747">
          <w:rPr>
            <w:noProof/>
            <w:webHidden/>
          </w:rPr>
          <w:t>29</w:t>
        </w:r>
        <w:r w:rsidR="00126747">
          <w:rPr>
            <w:noProof/>
            <w:webHidden/>
          </w:rPr>
          <w:fldChar w:fldCharType="end"/>
        </w:r>
      </w:hyperlink>
    </w:p>
    <w:p w14:paraId="4BEDC0E0" w14:textId="6E6ECC7A"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20" w:history="1">
        <w:r w:rsidR="00126747" w:rsidRPr="006F7D6F">
          <w:rPr>
            <w:rStyle w:val="Lienhypertexte"/>
            <w:rFonts w:ascii="Arial" w:hAnsi="Arial" w:cs="Arial"/>
            <w:i/>
            <w:iCs/>
            <w:noProof/>
          </w:rPr>
          <w:t>Figure 8: effet du choix du paramètre de lissage (λ) et courbe rouge sur la forme de la fonction de lissage. A gauche : λ est estimer avec REML (maximum de vraisemblance restreint); milieu: λ= 0 (pas de lissage); à droite: λ = valeur très grande (Pedersen et al. 2018)</w:t>
        </w:r>
        <w:r w:rsidR="00126747">
          <w:rPr>
            <w:noProof/>
            <w:webHidden/>
          </w:rPr>
          <w:tab/>
        </w:r>
        <w:r w:rsidR="00126747">
          <w:rPr>
            <w:noProof/>
            <w:webHidden/>
          </w:rPr>
          <w:fldChar w:fldCharType="begin"/>
        </w:r>
        <w:r w:rsidR="00126747">
          <w:rPr>
            <w:noProof/>
            <w:webHidden/>
          </w:rPr>
          <w:instrText xml:space="preserve"> PAGEREF _Toc18874320 \h </w:instrText>
        </w:r>
        <w:r w:rsidR="00126747">
          <w:rPr>
            <w:noProof/>
            <w:webHidden/>
          </w:rPr>
        </w:r>
        <w:r w:rsidR="00126747">
          <w:rPr>
            <w:noProof/>
            <w:webHidden/>
          </w:rPr>
          <w:fldChar w:fldCharType="separate"/>
        </w:r>
        <w:r w:rsidR="00126747">
          <w:rPr>
            <w:noProof/>
            <w:webHidden/>
          </w:rPr>
          <w:t>32</w:t>
        </w:r>
        <w:r w:rsidR="00126747">
          <w:rPr>
            <w:noProof/>
            <w:webHidden/>
          </w:rPr>
          <w:fldChar w:fldCharType="end"/>
        </w:r>
      </w:hyperlink>
    </w:p>
    <w:p w14:paraId="7B0D2118" w14:textId="7E824ECB"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21" w:history="1">
        <w:r w:rsidR="00126747" w:rsidRPr="006F7D6F">
          <w:rPr>
            <w:rStyle w:val="Lienhypertexte"/>
            <w:noProof/>
          </w:rPr>
          <w:t>Figure 9: Types alternatifs de variation fonctionnelle f (x) pouvant être ajustées avec les HGAM. La ligne en pointillée indique la tendance globale et chaque ligne continue indique une fonction spécifique à chaque espèce. Modèle 2 correspond à l’interaction 1 ; Modèle 3 correspond à l’interaction 2 ; Modèle 4 correspond à l’interaction 3 ; Modèle 5 correspond à l’interaction 4.</w:t>
        </w:r>
        <w:r w:rsidR="00126747">
          <w:rPr>
            <w:noProof/>
            <w:webHidden/>
          </w:rPr>
          <w:tab/>
        </w:r>
        <w:r w:rsidR="00126747">
          <w:rPr>
            <w:noProof/>
            <w:webHidden/>
          </w:rPr>
          <w:fldChar w:fldCharType="begin"/>
        </w:r>
        <w:r w:rsidR="00126747">
          <w:rPr>
            <w:noProof/>
            <w:webHidden/>
          </w:rPr>
          <w:instrText xml:space="preserve"> PAGEREF _Toc18874321 \h </w:instrText>
        </w:r>
        <w:r w:rsidR="00126747">
          <w:rPr>
            <w:noProof/>
            <w:webHidden/>
          </w:rPr>
        </w:r>
        <w:r w:rsidR="00126747">
          <w:rPr>
            <w:noProof/>
            <w:webHidden/>
          </w:rPr>
          <w:fldChar w:fldCharType="separate"/>
        </w:r>
        <w:r w:rsidR="00126747">
          <w:rPr>
            <w:noProof/>
            <w:webHidden/>
          </w:rPr>
          <w:t>33</w:t>
        </w:r>
        <w:r w:rsidR="00126747">
          <w:rPr>
            <w:noProof/>
            <w:webHidden/>
          </w:rPr>
          <w:fldChar w:fldCharType="end"/>
        </w:r>
      </w:hyperlink>
    </w:p>
    <w:p w14:paraId="41BBA01D" w14:textId="0F336E44"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22" w:history="1">
        <w:r w:rsidR="00126747" w:rsidRPr="006F7D6F">
          <w:rPr>
            <w:rStyle w:val="Lienhypertexte"/>
            <w:rFonts w:ascii="Arial" w:hAnsi="Arial" w:cs="Arial"/>
            <w:i/>
            <w:iCs/>
            <w:noProof/>
          </w:rPr>
          <w:t>Figure 10: Cartographie des régions biogéographiques, des zones d’études, et de la taille des échantillons et de l’année du début de collecte de données.</w:t>
        </w:r>
        <w:r w:rsidR="00126747">
          <w:rPr>
            <w:noProof/>
            <w:webHidden/>
          </w:rPr>
          <w:tab/>
        </w:r>
        <w:r w:rsidR="00126747">
          <w:rPr>
            <w:noProof/>
            <w:webHidden/>
          </w:rPr>
          <w:fldChar w:fldCharType="begin"/>
        </w:r>
        <w:r w:rsidR="00126747">
          <w:rPr>
            <w:noProof/>
            <w:webHidden/>
          </w:rPr>
          <w:instrText xml:space="preserve"> PAGEREF _Toc18874322 \h </w:instrText>
        </w:r>
        <w:r w:rsidR="00126747">
          <w:rPr>
            <w:noProof/>
            <w:webHidden/>
          </w:rPr>
        </w:r>
        <w:r w:rsidR="00126747">
          <w:rPr>
            <w:noProof/>
            <w:webHidden/>
          </w:rPr>
          <w:fldChar w:fldCharType="separate"/>
        </w:r>
        <w:r w:rsidR="00126747">
          <w:rPr>
            <w:noProof/>
            <w:webHidden/>
          </w:rPr>
          <w:t>37</w:t>
        </w:r>
        <w:r w:rsidR="00126747">
          <w:rPr>
            <w:noProof/>
            <w:webHidden/>
          </w:rPr>
          <w:fldChar w:fldCharType="end"/>
        </w:r>
      </w:hyperlink>
    </w:p>
    <w:p w14:paraId="55FA3EE4" w14:textId="5C72F425"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23" w:history="1">
        <w:r w:rsidR="00126747" w:rsidRPr="006F7D6F">
          <w:rPr>
            <w:rStyle w:val="Lienhypertexte"/>
            <w:noProof/>
          </w:rPr>
          <w:t>Figure 11: Répartition de l'activité des espèces de chiroptères en fonction des régions biogéographiques</w:t>
        </w:r>
        <w:r w:rsidR="00126747">
          <w:rPr>
            <w:noProof/>
            <w:webHidden/>
          </w:rPr>
          <w:tab/>
        </w:r>
        <w:r w:rsidR="00126747">
          <w:rPr>
            <w:noProof/>
            <w:webHidden/>
          </w:rPr>
          <w:fldChar w:fldCharType="begin"/>
        </w:r>
        <w:r w:rsidR="00126747">
          <w:rPr>
            <w:noProof/>
            <w:webHidden/>
          </w:rPr>
          <w:instrText xml:space="preserve"> PAGEREF _Toc18874323 \h </w:instrText>
        </w:r>
        <w:r w:rsidR="00126747">
          <w:rPr>
            <w:noProof/>
            <w:webHidden/>
          </w:rPr>
        </w:r>
        <w:r w:rsidR="00126747">
          <w:rPr>
            <w:noProof/>
            <w:webHidden/>
          </w:rPr>
          <w:fldChar w:fldCharType="separate"/>
        </w:r>
        <w:r w:rsidR="00126747">
          <w:rPr>
            <w:noProof/>
            <w:webHidden/>
          </w:rPr>
          <w:t>38</w:t>
        </w:r>
        <w:r w:rsidR="00126747">
          <w:rPr>
            <w:noProof/>
            <w:webHidden/>
          </w:rPr>
          <w:fldChar w:fldCharType="end"/>
        </w:r>
      </w:hyperlink>
    </w:p>
    <w:p w14:paraId="7C4BA02B" w14:textId="202833F8"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24" w:history="1">
        <w:r w:rsidR="00126747" w:rsidRPr="006F7D6F">
          <w:rPr>
            <w:rStyle w:val="Lienhypertexte"/>
            <w:rFonts w:ascii="Arial" w:hAnsi="Arial" w:cs="Arial"/>
            <w:i/>
            <w:iCs/>
            <w:noProof/>
          </w:rPr>
          <w:t>Figure 12: Courbe de densité de la température moyennes (par période de 10 minutes) par région biogéographique. Nuit uniquement. En noir : la médiane</w:t>
        </w:r>
        <w:r w:rsidR="00126747">
          <w:rPr>
            <w:noProof/>
            <w:webHidden/>
          </w:rPr>
          <w:tab/>
        </w:r>
        <w:r w:rsidR="00126747">
          <w:rPr>
            <w:noProof/>
            <w:webHidden/>
          </w:rPr>
          <w:fldChar w:fldCharType="begin"/>
        </w:r>
        <w:r w:rsidR="00126747">
          <w:rPr>
            <w:noProof/>
            <w:webHidden/>
          </w:rPr>
          <w:instrText xml:space="preserve"> PAGEREF _Toc18874324 \h </w:instrText>
        </w:r>
        <w:r w:rsidR="00126747">
          <w:rPr>
            <w:noProof/>
            <w:webHidden/>
          </w:rPr>
        </w:r>
        <w:r w:rsidR="00126747">
          <w:rPr>
            <w:noProof/>
            <w:webHidden/>
          </w:rPr>
          <w:fldChar w:fldCharType="separate"/>
        </w:r>
        <w:r w:rsidR="00126747">
          <w:rPr>
            <w:noProof/>
            <w:webHidden/>
          </w:rPr>
          <w:t>40</w:t>
        </w:r>
        <w:r w:rsidR="00126747">
          <w:rPr>
            <w:noProof/>
            <w:webHidden/>
          </w:rPr>
          <w:fldChar w:fldCharType="end"/>
        </w:r>
      </w:hyperlink>
    </w:p>
    <w:p w14:paraId="7C4C8EAC" w14:textId="4BD5FBC4"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25" w:history="1">
        <w:r w:rsidR="00126747" w:rsidRPr="006F7D6F">
          <w:rPr>
            <w:rStyle w:val="Lienhypertexte"/>
            <w:rFonts w:ascii="Arial" w:hAnsi="Arial" w:cs="Arial"/>
            <w:i/>
            <w:iCs/>
            <w:noProof/>
          </w:rPr>
          <w:t>Figure 13: Courbe de densité de la vitesse de vent moyennes (par période de 10 minutes) par région biogéographique. En noir : la médiane ; en rouge : vitesse de vent = 5 et 6 m/s respectivement</w:t>
        </w:r>
        <w:r w:rsidR="00126747">
          <w:rPr>
            <w:noProof/>
            <w:webHidden/>
          </w:rPr>
          <w:tab/>
        </w:r>
        <w:r w:rsidR="00126747">
          <w:rPr>
            <w:noProof/>
            <w:webHidden/>
          </w:rPr>
          <w:fldChar w:fldCharType="begin"/>
        </w:r>
        <w:r w:rsidR="00126747">
          <w:rPr>
            <w:noProof/>
            <w:webHidden/>
          </w:rPr>
          <w:instrText xml:space="preserve"> PAGEREF _Toc18874325 \h </w:instrText>
        </w:r>
        <w:r w:rsidR="00126747">
          <w:rPr>
            <w:noProof/>
            <w:webHidden/>
          </w:rPr>
        </w:r>
        <w:r w:rsidR="00126747">
          <w:rPr>
            <w:noProof/>
            <w:webHidden/>
          </w:rPr>
          <w:fldChar w:fldCharType="separate"/>
        </w:r>
        <w:r w:rsidR="00126747">
          <w:rPr>
            <w:noProof/>
            <w:webHidden/>
          </w:rPr>
          <w:t>40</w:t>
        </w:r>
        <w:r w:rsidR="00126747">
          <w:rPr>
            <w:noProof/>
            <w:webHidden/>
          </w:rPr>
          <w:fldChar w:fldCharType="end"/>
        </w:r>
      </w:hyperlink>
    </w:p>
    <w:p w14:paraId="200A62D5" w14:textId="60AD94BE"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26" w:history="1">
        <w:r w:rsidR="00126747" w:rsidRPr="006F7D6F">
          <w:rPr>
            <w:rStyle w:val="Lienhypertexte"/>
            <w:noProof/>
          </w:rPr>
          <w:t>Figure 14:courbe de la fonction de lissage de la température</w:t>
        </w:r>
        <w:r w:rsidR="00126747">
          <w:rPr>
            <w:noProof/>
            <w:webHidden/>
          </w:rPr>
          <w:tab/>
        </w:r>
        <w:r w:rsidR="00126747">
          <w:rPr>
            <w:noProof/>
            <w:webHidden/>
          </w:rPr>
          <w:fldChar w:fldCharType="begin"/>
        </w:r>
        <w:r w:rsidR="00126747">
          <w:rPr>
            <w:noProof/>
            <w:webHidden/>
          </w:rPr>
          <w:instrText xml:space="preserve"> PAGEREF _Toc18874326 \h </w:instrText>
        </w:r>
        <w:r w:rsidR="00126747">
          <w:rPr>
            <w:noProof/>
            <w:webHidden/>
          </w:rPr>
        </w:r>
        <w:r w:rsidR="00126747">
          <w:rPr>
            <w:noProof/>
            <w:webHidden/>
          </w:rPr>
          <w:fldChar w:fldCharType="separate"/>
        </w:r>
        <w:r w:rsidR="00126747">
          <w:rPr>
            <w:noProof/>
            <w:webHidden/>
          </w:rPr>
          <w:t>43</w:t>
        </w:r>
        <w:r w:rsidR="00126747">
          <w:rPr>
            <w:noProof/>
            <w:webHidden/>
          </w:rPr>
          <w:fldChar w:fldCharType="end"/>
        </w:r>
      </w:hyperlink>
    </w:p>
    <w:p w14:paraId="497E5314" w14:textId="58802222"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27" w:history="1">
        <w:r w:rsidR="00126747" w:rsidRPr="006F7D6F">
          <w:rPr>
            <w:rStyle w:val="Lienhypertexte"/>
            <w:rFonts w:ascii="Arial" w:hAnsi="Arial" w:cs="Arial"/>
            <w:i/>
            <w:iCs/>
            <w:noProof/>
          </w:rPr>
          <w:t>Figure 15: courbe de la fonction de lissage de la vitesse du vent</w:t>
        </w:r>
        <w:r w:rsidR="00126747">
          <w:rPr>
            <w:noProof/>
            <w:webHidden/>
          </w:rPr>
          <w:tab/>
        </w:r>
        <w:r w:rsidR="00126747">
          <w:rPr>
            <w:noProof/>
            <w:webHidden/>
          </w:rPr>
          <w:fldChar w:fldCharType="begin"/>
        </w:r>
        <w:r w:rsidR="00126747">
          <w:rPr>
            <w:noProof/>
            <w:webHidden/>
          </w:rPr>
          <w:instrText xml:space="preserve"> PAGEREF _Toc18874327 \h </w:instrText>
        </w:r>
        <w:r w:rsidR="00126747">
          <w:rPr>
            <w:noProof/>
            <w:webHidden/>
          </w:rPr>
        </w:r>
        <w:r w:rsidR="00126747">
          <w:rPr>
            <w:noProof/>
            <w:webHidden/>
          </w:rPr>
          <w:fldChar w:fldCharType="separate"/>
        </w:r>
        <w:r w:rsidR="00126747">
          <w:rPr>
            <w:noProof/>
            <w:webHidden/>
          </w:rPr>
          <w:t>43</w:t>
        </w:r>
        <w:r w:rsidR="00126747">
          <w:rPr>
            <w:noProof/>
            <w:webHidden/>
          </w:rPr>
          <w:fldChar w:fldCharType="end"/>
        </w:r>
      </w:hyperlink>
    </w:p>
    <w:p w14:paraId="0E460DF8" w14:textId="40ED52F2"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28" w:history="1">
        <w:r w:rsidR="00126747" w:rsidRPr="006F7D6F">
          <w:rPr>
            <w:rStyle w:val="Lienhypertexte"/>
            <w:rFonts w:ascii="Arial" w:hAnsi="Arial" w:cs="Arial"/>
            <w:i/>
            <w:iCs/>
            <w:noProof/>
          </w:rPr>
          <w:t>Figure 16:courbes des fonctions de lissages de la vitesse du vent spécifiques à chacune des 22 espèces</w:t>
        </w:r>
        <w:r w:rsidR="00126747">
          <w:rPr>
            <w:noProof/>
            <w:webHidden/>
          </w:rPr>
          <w:tab/>
        </w:r>
        <w:r w:rsidR="00126747">
          <w:rPr>
            <w:noProof/>
            <w:webHidden/>
          </w:rPr>
          <w:fldChar w:fldCharType="begin"/>
        </w:r>
        <w:r w:rsidR="00126747">
          <w:rPr>
            <w:noProof/>
            <w:webHidden/>
          </w:rPr>
          <w:instrText xml:space="preserve"> PAGEREF _Toc18874328 \h </w:instrText>
        </w:r>
        <w:r w:rsidR="00126747">
          <w:rPr>
            <w:noProof/>
            <w:webHidden/>
          </w:rPr>
        </w:r>
        <w:r w:rsidR="00126747">
          <w:rPr>
            <w:noProof/>
            <w:webHidden/>
          </w:rPr>
          <w:fldChar w:fldCharType="separate"/>
        </w:r>
        <w:r w:rsidR="00126747">
          <w:rPr>
            <w:noProof/>
            <w:webHidden/>
          </w:rPr>
          <w:t>44</w:t>
        </w:r>
        <w:r w:rsidR="00126747">
          <w:rPr>
            <w:noProof/>
            <w:webHidden/>
          </w:rPr>
          <w:fldChar w:fldCharType="end"/>
        </w:r>
      </w:hyperlink>
    </w:p>
    <w:p w14:paraId="3092A58E" w14:textId="16F84670"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29" w:history="1">
        <w:r w:rsidR="00126747" w:rsidRPr="006F7D6F">
          <w:rPr>
            <w:rStyle w:val="Lienhypertexte"/>
            <w:rFonts w:ascii="Arial" w:hAnsi="Arial" w:cs="Arial"/>
            <w:noProof/>
          </w:rPr>
          <w:t>Figure 17: courbe de la fonction de lissage de la date de la nuit</w:t>
        </w:r>
        <w:r w:rsidR="00126747">
          <w:rPr>
            <w:noProof/>
            <w:webHidden/>
          </w:rPr>
          <w:tab/>
        </w:r>
        <w:r w:rsidR="00126747">
          <w:rPr>
            <w:noProof/>
            <w:webHidden/>
          </w:rPr>
          <w:fldChar w:fldCharType="begin"/>
        </w:r>
        <w:r w:rsidR="00126747">
          <w:rPr>
            <w:noProof/>
            <w:webHidden/>
          </w:rPr>
          <w:instrText xml:space="preserve"> PAGEREF _Toc18874329 \h </w:instrText>
        </w:r>
        <w:r w:rsidR="00126747">
          <w:rPr>
            <w:noProof/>
            <w:webHidden/>
          </w:rPr>
        </w:r>
        <w:r w:rsidR="00126747">
          <w:rPr>
            <w:noProof/>
            <w:webHidden/>
          </w:rPr>
          <w:fldChar w:fldCharType="separate"/>
        </w:r>
        <w:r w:rsidR="00126747">
          <w:rPr>
            <w:noProof/>
            <w:webHidden/>
          </w:rPr>
          <w:t>44</w:t>
        </w:r>
        <w:r w:rsidR="00126747">
          <w:rPr>
            <w:noProof/>
            <w:webHidden/>
          </w:rPr>
          <w:fldChar w:fldCharType="end"/>
        </w:r>
      </w:hyperlink>
    </w:p>
    <w:p w14:paraId="04E616DA" w14:textId="77E22CA2"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30" w:history="1">
        <w:r w:rsidR="00126747" w:rsidRPr="006F7D6F">
          <w:rPr>
            <w:rStyle w:val="Lienhypertexte"/>
            <w:noProof/>
          </w:rPr>
          <w:t>Figure 18: courbe de la fonction de lissage de l'heure relative au coucher du soleil</w:t>
        </w:r>
        <w:r w:rsidR="00126747">
          <w:rPr>
            <w:noProof/>
            <w:webHidden/>
          </w:rPr>
          <w:tab/>
        </w:r>
        <w:r w:rsidR="00126747">
          <w:rPr>
            <w:noProof/>
            <w:webHidden/>
          </w:rPr>
          <w:fldChar w:fldCharType="begin"/>
        </w:r>
        <w:r w:rsidR="00126747">
          <w:rPr>
            <w:noProof/>
            <w:webHidden/>
          </w:rPr>
          <w:instrText xml:space="preserve"> PAGEREF _Toc18874330 \h </w:instrText>
        </w:r>
        <w:r w:rsidR="00126747">
          <w:rPr>
            <w:noProof/>
            <w:webHidden/>
          </w:rPr>
        </w:r>
        <w:r w:rsidR="00126747">
          <w:rPr>
            <w:noProof/>
            <w:webHidden/>
          </w:rPr>
          <w:fldChar w:fldCharType="separate"/>
        </w:r>
        <w:r w:rsidR="00126747">
          <w:rPr>
            <w:noProof/>
            <w:webHidden/>
          </w:rPr>
          <w:t>44</w:t>
        </w:r>
        <w:r w:rsidR="00126747">
          <w:rPr>
            <w:noProof/>
            <w:webHidden/>
          </w:rPr>
          <w:fldChar w:fldCharType="end"/>
        </w:r>
      </w:hyperlink>
    </w:p>
    <w:p w14:paraId="0A0749A5" w14:textId="590750A7"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31" w:history="1">
        <w:r w:rsidR="00126747" w:rsidRPr="006F7D6F">
          <w:rPr>
            <w:rStyle w:val="Lienhypertexte"/>
            <w:rFonts w:ascii="Arial" w:hAnsi="Arial" w:cs="Arial"/>
            <w:noProof/>
          </w:rPr>
          <w:t>Figure 19: Courbe de performances des stratégies de bridages. Ws : vitesse du vent ; Temp : température ; stade phénologique : date de la nuit et heure relative par rapport au coucher du soleil.</w:t>
        </w:r>
        <w:r w:rsidR="00126747">
          <w:rPr>
            <w:noProof/>
            <w:webHidden/>
          </w:rPr>
          <w:tab/>
        </w:r>
        <w:r w:rsidR="00126747">
          <w:rPr>
            <w:noProof/>
            <w:webHidden/>
          </w:rPr>
          <w:fldChar w:fldCharType="begin"/>
        </w:r>
        <w:r w:rsidR="00126747">
          <w:rPr>
            <w:noProof/>
            <w:webHidden/>
          </w:rPr>
          <w:instrText xml:space="preserve"> PAGEREF _Toc18874331 \h </w:instrText>
        </w:r>
        <w:r w:rsidR="00126747">
          <w:rPr>
            <w:noProof/>
            <w:webHidden/>
          </w:rPr>
        </w:r>
        <w:r w:rsidR="00126747">
          <w:rPr>
            <w:noProof/>
            <w:webHidden/>
          </w:rPr>
          <w:fldChar w:fldCharType="separate"/>
        </w:r>
        <w:r w:rsidR="00126747">
          <w:rPr>
            <w:noProof/>
            <w:webHidden/>
          </w:rPr>
          <w:t>46</w:t>
        </w:r>
        <w:r w:rsidR="00126747">
          <w:rPr>
            <w:noProof/>
            <w:webHidden/>
          </w:rPr>
          <w:fldChar w:fldCharType="end"/>
        </w:r>
      </w:hyperlink>
    </w:p>
    <w:p w14:paraId="54A0E501" w14:textId="5B1F030B"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32" w:history="1">
        <w:r w:rsidR="00126747" w:rsidRPr="006F7D6F">
          <w:rPr>
            <w:rStyle w:val="Lienhypertexte"/>
            <w:noProof/>
          </w:rPr>
          <w:t>Figure 20: Architecture fonctionnelle de Chirotech V1 (actuelle)</w:t>
        </w:r>
        <w:r w:rsidR="00126747">
          <w:rPr>
            <w:noProof/>
            <w:webHidden/>
          </w:rPr>
          <w:tab/>
        </w:r>
        <w:r w:rsidR="00126747">
          <w:rPr>
            <w:noProof/>
            <w:webHidden/>
          </w:rPr>
          <w:fldChar w:fldCharType="begin"/>
        </w:r>
        <w:r w:rsidR="00126747">
          <w:rPr>
            <w:noProof/>
            <w:webHidden/>
          </w:rPr>
          <w:instrText xml:space="preserve"> PAGEREF _Toc18874332 \h </w:instrText>
        </w:r>
        <w:r w:rsidR="00126747">
          <w:rPr>
            <w:noProof/>
            <w:webHidden/>
          </w:rPr>
        </w:r>
        <w:r w:rsidR="00126747">
          <w:rPr>
            <w:noProof/>
            <w:webHidden/>
          </w:rPr>
          <w:fldChar w:fldCharType="separate"/>
        </w:r>
        <w:r w:rsidR="00126747">
          <w:rPr>
            <w:noProof/>
            <w:webHidden/>
          </w:rPr>
          <w:t>49</w:t>
        </w:r>
        <w:r w:rsidR="00126747">
          <w:rPr>
            <w:noProof/>
            <w:webHidden/>
          </w:rPr>
          <w:fldChar w:fldCharType="end"/>
        </w:r>
      </w:hyperlink>
    </w:p>
    <w:p w14:paraId="3B7E3BB1" w14:textId="3216BF02"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33" w:history="1">
        <w:r w:rsidR="00126747" w:rsidRPr="006F7D6F">
          <w:rPr>
            <w:rStyle w:val="Lienhypertexte"/>
            <w:noProof/>
          </w:rPr>
          <w:t>Figure 21: Architecture fonctionnelle préconisée pour Chirotech V2 (future version)</w:t>
        </w:r>
        <w:r w:rsidR="00126747">
          <w:rPr>
            <w:noProof/>
            <w:webHidden/>
          </w:rPr>
          <w:tab/>
        </w:r>
        <w:r w:rsidR="00126747">
          <w:rPr>
            <w:noProof/>
            <w:webHidden/>
          </w:rPr>
          <w:fldChar w:fldCharType="begin"/>
        </w:r>
        <w:r w:rsidR="00126747">
          <w:rPr>
            <w:noProof/>
            <w:webHidden/>
          </w:rPr>
          <w:instrText xml:space="preserve"> PAGEREF _Toc18874333 \h </w:instrText>
        </w:r>
        <w:r w:rsidR="00126747">
          <w:rPr>
            <w:noProof/>
            <w:webHidden/>
          </w:rPr>
        </w:r>
        <w:r w:rsidR="00126747">
          <w:rPr>
            <w:noProof/>
            <w:webHidden/>
          </w:rPr>
          <w:fldChar w:fldCharType="separate"/>
        </w:r>
        <w:r w:rsidR="00126747">
          <w:rPr>
            <w:noProof/>
            <w:webHidden/>
          </w:rPr>
          <w:t>50</w:t>
        </w:r>
        <w:r w:rsidR="00126747">
          <w:rPr>
            <w:noProof/>
            <w:webHidden/>
          </w:rPr>
          <w:fldChar w:fldCharType="end"/>
        </w:r>
      </w:hyperlink>
    </w:p>
    <w:p w14:paraId="74C4D774" w14:textId="72410C4C"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34" w:history="1">
        <w:r w:rsidR="00126747" w:rsidRPr="006F7D6F">
          <w:rPr>
            <w:rStyle w:val="Lienhypertexte"/>
            <w:rFonts w:ascii="Arial" w:hAnsi="Arial" w:cs="Arial"/>
            <w:i/>
            <w:iCs/>
            <w:noProof/>
          </w:rPr>
          <w:t>Figure 22: Schéma relationnelle de la base de données</w:t>
        </w:r>
        <w:r w:rsidR="00126747">
          <w:rPr>
            <w:noProof/>
            <w:webHidden/>
          </w:rPr>
          <w:tab/>
        </w:r>
        <w:r w:rsidR="00126747">
          <w:rPr>
            <w:noProof/>
            <w:webHidden/>
          </w:rPr>
          <w:fldChar w:fldCharType="begin"/>
        </w:r>
        <w:r w:rsidR="00126747">
          <w:rPr>
            <w:noProof/>
            <w:webHidden/>
          </w:rPr>
          <w:instrText xml:space="preserve"> PAGEREF _Toc18874334 \h </w:instrText>
        </w:r>
        <w:r w:rsidR="00126747">
          <w:rPr>
            <w:noProof/>
            <w:webHidden/>
          </w:rPr>
        </w:r>
        <w:r w:rsidR="00126747">
          <w:rPr>
            <w:noProof/>
            <w:webHidden/>
          </w:rPr>
          <w:fldChar w:fldCharType="separate"/>
        </w:r>
        <w:r w:rsidR="00126747">
          <w:rPr>
            <w:noProof/>
            <w:webHidden/>
          </w:rPr>
          <w:t>51</w:t>
        </w:r>
        <w:r w:rsidR="00126747">
          <w:rPr>
            <w:noProof/>
            <w:webHidden/>
          </w:rPr>
          <w:fldChar w:fldCharType="end"/>
        </w:r>
      </w:hyperlink>
    </w:p>
    <w:p w14:paraId="6B0C254B" w14:textId="7FC63101" w:rsidR="006A1AA6" w:rsidRDefault="00126747">
      <w:pPr>
        <w:pStyle w:val="Corpsdetexte"/>
      </w:pPr>
      <w:r>
        <w:fldChar w:fldCharType="end"/>
      </w:r>
    </w:p>
    <w:p w14:paraId="4BFF9845" w14:textId="77777777" w:rsidR="006A1AA6" w:rsidRDefault="000A249A">
      <w:pPr>
        <w:pStyle w:val="Titre"/>
        <w:outlineLvl w:val="1"/>
        <w:rPr>
          <w:rFonts w:cs="Arial"/>
        </w:rPr>
      </w:pPr>
      <w:bookmarkStart w:id="27" w:name="_Toc18874353"/>
      <w:r>
        <w:rPr>
          <w:rFonts w:cs="Arial"/>
        </w:rPr>
        <w:lastRenderedPageBreak/>
        <w:t>Liste des tableaux</w:t>
      </w:r>
      <w:bookmarkEnd w:id="27"/>
      <w:r>
        <w:rPr>
          <w:rFonts w:cs="Arial"/>
        </w:rPr>
        <w:t xml:space="preserve"> </w:t>
      </w:r>
    </w:p>
    <w:p w14:paraId="38F950A2" w14:textId="5A2D0B19" w:rsidR="00126747" w:rsidRDefault="00126747">
      <w:pPr>
        <w:pStyle w:val="Tabledesillustrations"/>
        <w:tabs>
          <w:tab w:val="right" w:leader="dot" w:pos="9062"/>
        </w:tabs>
        <w:rPr>
          <w:rFonts w:asciiTheme="minorHAnsi" w:eastAsiaTheme="minorEastAsia" w:hAnsiTheme="minorHAnsi" w:cstheme="minorBidi"/>
          <w:noProof/>
          <w:sz w:val="22"/>
          <w:szCs w:val="22"/>
        </w:rPr>
      </w:pPr>
      <w:r>
        <w:fldChar w:fldCharType="begin"/>
      </w:r>
      <w:r>
        <w:instrText xml:space="preserve"> TOC \h \z \c "Tableau" </w:instrText>
      </w:r>
      <w:r>
        <w:fldChar w:fldCharType="separate"/>
      </w:r>
      <w:hyperlink w:anchor="_Toc18874342" w:history="1">
        <w:r w:rsidRPr="001C75B4">
          <w:rPr>
            <w:rStyle w:val="Lienhypertexte"/>
            <w:rFonts w:ascii="Arial" w:hAnsi="Arial" w:cs="Arial"/>
            <w:noProof/>
          </w:rPr>
          <w:t>Tableau 1: Contacts, énergie et rapport Contact/Energie pour 6 périodes fictives</w:t>
        </w:r>
        <w:r>
          <w:rPr>
            <w:noProof/>
            <w:webHidden/>
          </w:rPr>
          <w:tab/>
        </w:r>
        <w:r>
          <w:rPr>
            <w:noProof/>
            <w:webHidden/>
          </w:rPr>
          <w:fldChar w:fldCharType="begin"/>
        </w:r>
        <w:r>
          <w:rPr>
            <w:noProof/>
            <w:webHidden/>
          </w:rPr>
          <w:instrText xml:space="preserve"> PAGEREF _Toc18874342 \h </w:instrText>
        </w:r>
        <w:r>
          <w:rPr>
            <w:noProof/>
            <w:webHidden/>
          </w:rPr>
        </w:r>
        <w:r>
          <w:rPr>
            <w:noProof/>
            <w:webHidden/>
          </w:rPr>
          <w:fldChar w:fldCharType="separate"/>
        </w:r>
        <w:r>
          <w:rPr>
            <w:noProof/>
            <w:webHidden/>
          </w:rPr>
          <w:t>23</w:t>
        </w:r>
        <w:r>
          <w:rPr>
            <w:noProof/>
            <w:webHidden/>
          </w:rPr>
          <w:fldChar w:fldCharType="end"/>
        </w:r>
      </w:hyperlink>
    </w:p>
    <w:p w14:paraId="4F97315D" w14:textId="69A6F0A2"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43" w:history="1">
        <w:r w:rsidR="00126747" w:rsidRPr="001C75B4">
          <w:rPr>
            <w:rStyle w:val="Lienhypertexte"/>
            <w:rFonts w:ascii="Arial" w:hAnsi="Arial" w:cs="Arial"/>
            <w:noProof/>
          </w:rPr>
          <w:t>Tableau 2: nombre d’observations par écorégion</w:t>
        </w:r>
        <w:r w:rsidR="00126747">
          <w:rPr>
            <w:noProof/>
            <w:webHidden/>
          </w:rPr>
          <w:tab/>
        </w:r>
        <w:r w:rsidR="00126747">
          <w:rPr>
            <w:noProof/>
            <w:webHidden/>
          </w:rPr>
          <w:fldChar w:fldCharType="begin"/>
        </w:r>
        <w:r w:rsidR="00126747">
          <w:rPr>
            <w:noProof/>
            <w:webHidden/>
          </w:rPr>
          <w:instrText xml:space="preserve"> PAGEREF _Toc18874343 \h </w:instrText>
        </w:r>
        <w:r w:rsidR="00126747">
          <w:rPr>
            <w:noProof/>
            <w:webHidden/>
          </w:rPr>
        </w:r>
        <w:r w:rsidR="00126747">
          <w:rPr>
            <w:noProof/>
            <w:webHidden/>
          </w:rPr>
          <w:fldChar w:fldCharType="separate"/>
        </w:r>
        <w:r w:rsidR="00126747">
          <w:rPr>
            <w:noProof/>
            <w:webHidden/>
          </w:rPr>
          <w:t>39</w:t>
        </w:r>
        <w:r w:rsidR="00126747">
          <w:rPr>
            <w:noProof/>
            <w:webHidden/>
          </w:rPr>
          <w:fldChar w:fldCharType="end"/>
        </w:r>
      </w:hyperlink>
    </w:p>
    <w:p w14:paraId="764DA6CE" w14:textId="4FDDC965"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44" w:history="1">
        <w:r w:rsidR="00126747" w:rsidRPr="001C75B4">
          <w:rPr>
            <w:rStyle w:val="Lienhypertexte"/>
            <w:rFonts w:ascii="Arial" w:hAnsi="Arial" w:cs="Arial"/>
            <w:noProof/>
          </w:rPr>
          <w:t>Tableau 3: AIC relatives (</w:t>
        </w:r>
        <m:oMath>
          <m:r>
            <m:rPr>
              <m:sty m:val="p"/>
            </m:rPr>
            <w:rPr>
              <w:rStyle w:val="Lienhypertexte"/>
              <w:rFonts w:ascii="Cambria Math" w:hAnsi="Cambria Math" w:cs="Arial"/>
              <w:noProof/>
            </w:rPr>
            <m:t>∆</m:t>
          </m:r>
          <m:r>
            <w:rPr>
              <w:rStyle w:val="Lienhypertexte"/>
              <w:rFonts w:ascii="Cambria Math" w:hAnsi="Cambria Math" w:cs="Arial"/>
              <w:noProof/>
            </w:rPr>
            <m:t>AIC</m:t>
          </m:r>
          <m:r>
            <m:rPr>
              <m:sty m:val="p"/>
            </m:rPr>
            <w:rPr>
              <w:rStyle w:val="Lienhypertexte"/>
              <w:rFonts w:ascii="Cambria Math" w:hAnsi="Cambria Math" w:cs="Arial"/>
              <w:noProof/>
            </w:rPr>
            <m:t>)</m:t>
          </m:r>
        </m:oMath>
        <w:r w:rsidR="00126747" w:rsidRPr="001C75B4">
          <w:rPr>
            <w:rStyle w:val="Lienhypertexte"/>
            <w:rFonts w:ascii="Arial" w:hAnsi="Arial" w:cs="Arial"/>
            <w:noProof/>
          </w:rPr>
          <w:t xml:space="preserve"> des familles de distribution des modèles d'activité</w:t>
        </w:r>
        <w:r w:rsidR="00126747">
          <w:rPr>
            <w:noProof/>
            <w:webHidden/>
          </w:rPr>
          <w:tab/>
        </w:r>
        <w:r w:rsidR="00126747">
          <w:rPr>
            <w:noProof/>
            <w:webHidden/>
          </w:rPr>
          <w:fldChar w:fldCharType="begin"/>
        </w:r>
        <w:r w:rsidR="00126747">
          <w:rPr>
            <w:noProof/>
            <w:webHidden/>
          </w:rPr>
          <w:instrText xml:space="preserve"> PAGEREF _Toc18874344 \h </w:instrText>
        </w:r>
        <w:r w:rsidR="00126747">
          <w:rPr>
            <w:noProof/>
            <w:webHidden/>
          </w:rPr>
        </w:r>
        <w:r w:rsidR="00126747">
          <w:rPr>
            <w:noProof/>
            <w:webHidden/>
          </w:rPr>
          <w:fldChar w:fldCharType="separate"/>
        </w:r>
        <w:r w:rsidR="00126747">
          <w:rPr>
            <w:noProof/>
            <w:webHidden/>
          </w:rPr>
          <w:t>41</w:t>
        </w:r>
        <w:r w:rsidR="00126747">
          <w:rPr>
            <w:noProof/>
            <w:webHidden/>
          </w:rPr>
          <w:fldChar w:fldCharType="end"/>
        </w:r>
      </w:hyperlink>
    </w:p>
    <w:p w14:paraId="1C052DDD" w14:textId="470E15A0"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45" w:history="1">
        <w:r w:rsidR="00126747" w:rsidRPr="001C75B4">
          <w:rPr>
            <w:rStyle w:val="Lienhypertexte"/>
            <w:rFonts w:ascii="Arial" w:hAnsi="Arial" w:cs="Arial"/>
            <w:i/>
            <w:iCs/>
            <w:noProof/>
          </w:rPr>
          <w:t>Tableau 4: AIC relatifs (</w:t>
        </w:r>
        <m:oMath>
          <m:r>
            <w:rPr>
              <w:rStyle w:val="Lienhypertexte"/>
              <w:rFonts w:ascii="Cambria Math" w:hAnsi="Cambria Math" w:cs="Arial"/>
              <w:noProof/>
            </w:rPr>
            <m:t>∆AIC)</m:t>
          </m:r>
        </m:oMath>
        <w:r w:rsidR="00126747" w:rsidRPr="001C75B4">
          <w:rPr>
            <w:rStyle w:val="Lienhypertexte"/>
            <w:rFonts w:ascii="Arial" w:hAnsi="Arial" w:cs="Arial"/>
            <w:i/>
            <w:iCs/>
            <w:noProof/>
          </w:rPr>
          <w:t xml:space="preserve"> des modèles d'activité en fonction du type d'interaction et des variables explicatives</w:t>
        </w:r>
        <w:r w:rsidR="00126747">
          <w:rPr>
            <w:noProof/>
            <w:webHidden/>
          </w:rPr>
          <w:tab/>
        </w:r>
        <w:r w:rsidR="00126747">
          <w:rPr>
            <w:noProof/>
            <w:webHidden/>
          </w:rPr>
          <w:fldChar w:fldCharType="begin"/>
        </w:r>
        <w:r w:rsidR="00126747">
          <w:rPr>
            <w:noProof/>
            <w:webHidden/>
          </w:rPr>
          <w:instrText xml:space="preserve"> PAGEREF _Toc18874345 \h </w:instrText>
        </w:r>
        <w:r w:rsidR="00126747">
          <w:rPr>
            <w:noProof/>
            <w:webHidden/>
          </w:rPr>
        </w:r>
        <w:r w:rsidR="00126747">
          <w:rPr>
            <w:noProof/>
            <w:webHidden/>
          </w:rPr>
          <w:fldChar w:fldCharType="separate"/>
        </w:r>
        <w:r w:rsidR="00126747">
          <w:rPr>
            <w:noProof/>
            <w:webHidden/>
          </w:rPr>
          <w:t>42</w:t>
        </w:r>
        <w:r w:rsidR="00126747">
          <w:rPr>
            <w:noProof/>
            <w:webHidden/>
          </w:rPr>
          <w:fldChar w:fldCharType="end"/>
        </w:r>
      </w:hyperlink>
    </w:p>
    <w:p w14:paraId="0DBD4909" w14:textId="0413CF19"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46" w:history="1">
        <w:r w:rsidR="00126747" w:rsidRPr="001C75B4">
          <w:rPr>
            <w:rStyle w:val="Lienhypertexte"/>
            <w:rFonts w:ascii="Arial" w:hAnsi="Arial" w:cs="Arial"/>
            <w:i/>
            <w:iCs/>
            <w:noProof/>
          </w:rPr>
          <w:t>Tableau 5:degré de liberté et significativité des fonctions de lissage (edf = effetive degree of freedom, significativité :  0 ‘***’ 0.001 ‘**’ 0.01 ‘*’ 0.05)</w:t>
        </w:r>
        <w:r w:rsidR="00126747">
          <w:rPr>
            <w:noProof/>
            <w:webHidden/>
          </w:rPr>
          <w:tab/>
        </w:r>
        <w:r w:rsidR="00126747">
          <w:rPr>
            <w:noProof/>
            <w:webHidden/>
          </w:rPr>
          <w:fldChar w:fldCharType="begin"/>
        </w:r>
        <w:r w:rsidR="00126747">
          <w:rPr>
            <w:noProof/>
            <w:webHidden/>
          </w:rPr>
          <w:instrText xml:space="preserve"> PAGEREF _Toc18874346 \h </w:instrText>
        </w:r>
        <w:r w:rsidR="00126747">
          <w:rPr>
            <w:noProof/>
            <w:webHidden/>
          </w:rPr>
        </w:r>
        <w:r w:rsidR="00126747">
          <w:rPr>
            <w:noProof/>
            <w:webHidden/>
          </w:rPr>
          <w:fldChar w:fldCharType="separate"/>
        </w:r>
        <w:r w:rsidR="00126747">
          <w:rPr>
            <w:noProof/>
            <w:webHidden/>
          </w:rPr>
          <w:t>42</w:t>
        </w:r>
        <w:r w:rsidR="00126747">
          <w:rPr>
            <w:noProof/>
            <w:webHidden/>
          </w:rPr>
          <w:fldChar w:fldCharType="end"/>
        </w:r>
      </w:hyperlink>
    </w:p>
    <w:p w14:paraId="31A79844" w14:textId="1339F510"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47" w:history="1">
        <w:r w:rsidR="00126747" w:rsidRPr="001C75B4">
          <w:rPr>
            <w:rStyle w:val="Lienhypertexte"/>
            <w:noProof/>
          </w:rPr>
          <w:t>Tableau 6: indices de performance surfacique (IPS) des différentes stratégies de bridage</w:t>
        </w:r>
        <w:r w:rsidR="00126747">
          <w:rPr>
            <w:noProof/>
            <w:webHidden/>
          </w:rPr>
          <w:tab/>
        </w:r>
        <w:r w:rsidR="00126747">
          <w:rPr>
            <w:noProof/>
            <w:webHidden/>
          </w:rPr>
          <w:fldChar w:fldCharType="begin"/>
        </w:r>
        <w:r w:rsidR="00126747">
          <w:rPr>
            <w:noProof/>
            <w:webHidden/>
          </w:rPr>
          <w:instrText xml:space="preserve"> PAGEREF _Toc18874347 \h </w:instrText>
        </w:r>
        <w:r w:rsidR="00126747">
          <w:rPr>
            <w:noProof/>
            <w:webHidden/>
          </w:rPr>
        </w:r>
        <w:r w:rsidR="00126747">
          <w:rPr>
            <w:noProof/>
            <w:webHidden/>
          </w:rPr>
          <w:fldChar w:fldCharType="separate"/>
        </w:r>
        <w:r w:rsidR="00126747">
          <w:rPr>
            <w:noProof/>
            <w:webHidden/>
          </w:rPr>
          <w:t>46</w:t>
        </w:r>
        <w:r w:rsidR="00126747">
          <w:rPr>
            <w:noProof/>
            <w:webHidden/>
          </w:rPr>
          <w:fldChar w:fldCharType="end"/>
        </w:r>
      </w:hyperlink>
    </w:p>
    <w:p w14:paraId="058932D0" w14:textId="5755399A" w:rsidR="00126747" w:rsidRDefault="00CC6269">
      <w:pPr>
        <w:pStyle w:val="Tabledesillustrations"/>
        <w:tabs>
          <w:tab w:val="right" w:leader="dot" w:pos="9062"/>
        </w:tabs>
        <w:rPr>
          <w:rFonts w:asciiTheme="minorHAnsi" w:eastAsiaTheme="minorEastAsia" w:hAnsiTheme="minorHAnsi" w:cstheme="minorBidi"/>
          <w:noProof/>
          <w:sz w:val="22"/>
          <w:szCs w:val="22"/>
        </w:rPr>
      </w:pPr>
      <w:hyperlink w:anchor="_Toc18874348" w:history="1">
        <w:r w:rsidR="00126747" w:rsidRPr="001C75B4">
          <w:rPr>
            <w:rStyle w:val="Lienhypertexte"/>
            <w:noProof/>
          </w:rPr>
          <w:t xml:space="preserve">Tableau 7: Performances énergétiques, écologiques et économiques des différentes stratégies de bridage sur quatre années. Modèle d’éolienne considéré : Vestas V47-660 ; prix d’un KWh : 0.15 euro. </w:t>
        </w:r>
        <w:r w:rsidR="00126747" w:rsidRPr="001C75B4">
          <w:rPr>
            <w:rStyle w:val="Lienhypertexte"/>
            <w:noProof/>
            <w:highlight w:val="yellow"/>
          </w:rPr>
          <w:t>Source</w:t>
        </w:r>
        <w:r w:rsidR="00126747">
          <w:rPr>
            <w:noProof/>
            <w:webHidden/>
          </w:rPr>
          <w:tab/>
        </w:r>
        <w:r w:rsidR="00126747">
          <w:rPr>
            <w:noProof/>
            <w:webHidden/>
          </w:rPr>
          <w:fldChar w:fldCharType="begin"/>
        </w:r>
        <w:r w:rsidR="00126747">
          <w:rPr>
            <w:noProof/>
            <w:webHidden/>
          </w:rPr>
          <w:instrText xml:space="preserve"> PAGEREF _Toc18874348 \h </w:instrText>
        </w:r>
        <w:r w:rsidR="00126747">
          <w:rPr>
            <w:noProof/>
            <w:webHidden/>
          </w:rPr>
        </w:r>
        <w:r w:rsidR="00126747">
          <w:rPr>
            <w:noProof/>
            <w:webHidden/>
          </w:rPr>
          <w:fldChar w:fldCharType="separate"/>
        </w:r>
        <w:r w:rsidR="00126747">
          <w:rPr>
            <w:noProof/>
            <w:webHidden/>
          </w:rPr>
          <w:t>47</w:t>
        </w:r>
        <w:r w:rsidR="00126747">
          <w:rPr>
            <w:noProof/>
            <w:webHidden/>
          </w:rPr>
          <w:fldChar w:fldCharType="end"/>
        </w:r>
      </w:hyperlink>
    </w:p>
    <w:p w14:paraId="5233C8C1" w14:textId="4D14EA68" w:rsidR="006A1AA6" w:rsidRDefault="00126747">
      <w:pPr>
        <w:pStyle w:val="Corpsdetexte"/>
      </w:pPr>
      <w:r>
        <w:fldChar w:fldCharType="end"/>
      </w:r>
    </w:p>
    <w:p w14:paraId="27A97B84" w14:textId="7B8FB237" w:rsidR="006A1AA6" w:rsidRDefault="006A1AA6">
      <w:pPr>
        <w:pStyle w:val="Corpsdetexte"/>
      </w:pPr>
    </w:p>
    <w:p w14:paraId="52B4F00D" w14:textId="0269F72C" w:rsidR="00126747" w:rsidRDefault="00126747">
      <w:pPr>
        <w:pStyle w:val="Corpsdetexte"/>
      </w:pPr>
    </w:p>
    <w:p w14:paraId="363BFB4C" w14:textId="3DAF55FD" w:rsidR="00126747" w:rsidRDefault="00126747">
      <w:pPr>
        <w:pStyle w:val="Corpsdetexte"/>
      </w:pPr>
    </w:p>
    <w:p w14:paraId="0A82B17E" w14:textId="165DB5D3" w:rsidR="00126747" w:rsidRDefault="00126747">
      <w:pPr>
        <w:pStyle w:val="Corpsdetexte"/>
      </w:pPr>
    </w:p>
    <w:p w14:paraId="24151454" w14:textId="0680667E" w:rsidR="00126747" w:rsidRDefault="00126747">
      <w:pPr>
        <w:pStyle w:val="Corpsdetexte"/>
      </w:pPr>
    </w:p>
    <w:p w14:paraId="06E8A98C" w14:textId="5B0CBCE2" w:rsidR="00126747" w:rsidRDefault="00126747">
      <w:pPr>
        <w:pStyle w:val="Corpsdetexte"/>
      </w:pPr>
    </w:p>
    <w:p w14:paraId="12B700F2" w14:textId="368B0F33" w:rsidR="00126747" w:rsidRDefault="00126747">
      <w:pPr>
        <w:pStyle w:val="Corpsdetexte"/>
      </w:pPr>
    </w:p>
    <w:p w14:paraId="0FD2D6B2" w14:textId="3437DA41" w:rsidR="00126747" w:rsidRDefault="00126747">
      <w:pPr>
        <w:pStyle w:val="Corpsdetexte"/>
      </w:pPr>
    </w:p>
    <w:p w14:paraId="5DBCAF13" w14:textId="19ED837F" w:rsidR="00126747" w:rsidRDefault="00126747">
      <w:pPr>
        <w:pStyle w:val="Corpsdetexte"/>
      </w:pPr>
    </w:p>
    <w:p w14:paraId="47DA5084" w14:textId="6509BAFD" w:rsidR="00126747" w:rsidRDefault="00126747">
      <w:pPr>
        <w:pStyle w:val="Corpsdetexte"/>
      </w:pPr>
    </w:p>
    <w:p w14:paraId="41575D8B" w14:textId="5C207D70" w:rsidR="00126747" w:rsidRDefault="00126747">
      <w:pPr>
        <w:pStyle w:val="Corpsdetexte"/>
      </w:pPr>
    </w:p>
    <w:p w14:paraId="65790ED2" w14:textId="47EEB63C" w:rsidR="00126747" w:rsidRDefault="00126747">
      <w:pPr>
        <w:pStyle w:val="Corpsdetexte"/>
      </w:pPr>
    </w:p>
    <w:p w14:paraId="2BD1ED05" w14:textId="573F5877" w:rsidR="00126747" w:rsidRDefault="00126747">
      <w:pPr>
        <w:pStyle w:val="Corpsdetexte"/>
      </w:pPr>
    </w:p>
    <w:p w14:paraId="3431AE57" w14:textId="716BF2C4" w:rsidR="00126747" w:rsidRDefault="00126747">
      <w:pPr>
        <w:pStyle w:val="Corpsdetexte"/>
      </w:pPr>
    </w:p>
    <w:p w14:paraId="554D4CED" w14:textId="3A5077F2" w:rsidR="00126747" w:rsidRDefault="00126747">
      <w:pPr>
        <w:pStyle w:val="Corpsdetexte"/>
      </w:pPr>
    </w:p>
    <w:p w14:paraId="3C163F5A" w14:textId="4CF88AA2" w:rsidR="00126747" w:rsidRDefault="00126747">
      <w:pPr>
        <w:pStyle w:val="Corpsdetexte"/>
      </w:pPr>
    </w:p>
    <w:p w14:paraId="75EB393F" w14:textId="14335783" w:rsidR="00126747" w:rsidRDefault="00126747">
      <w:pPr>
        <w:pStyle w:val="Corpsdetexte"/>
      </w:pPr>
    </w:p>
    <w:p w14:paraId="10B0F7B6" w14:textId="5F9A28B0" w:rsidR="00126747" w:rsidRDefault="00126747">
      <w:pPr>
        <w:pStyle w:val="Corpsdetexte"/>
      </w:pPr>
    </w:p>
    <w:p w14:paraId="3817D329" w14:textId="06352B88" w:rsidR="00126747" w:rsidRDefault="00126747">
      <w:pPr>
        <w:pStyle w:val="Corpsdetexte"/>
      </w:pPr>
    </w:p>
    <w:p w14:paraId="40D3C0C5" w14:textId="77777777" w:rsidR="00126747" w:rsidRDefault="00126747">
      <w:pPr>
        <w:pStyle w:val="Corpsdetexte"/>
      </w:pPr>
    </w:p>
    <w:p w14:paraId="2BF443E8" w14:textId="77777777" w:rsidR="006A1AA6" w:rsidRDefault="000A249A">
      <w:pPr>
        <w:pStyle w:val="Titre"/>
        <w:outlineLvl w:val="1"/>
        <w:rPr>
          <w:rFonts w:cs="Arial"/>
        </w:rPr>
      </w:pPr>
      <w:bookmarkStart w:id="28" w:name="_Toc18874354"/>
      <w:r>
        <w:rPr>
          <w:rFonts w:cs="Arial"/>
        </w:rPr>
        <w:t>Table des matières</w:t>
      </w:r>
      <w:bookmarkEnd w:id="28"/>
    </w:p>
    <w:commentRangeStart w:id="29"/>
    <w:p w14:paraId="12154EE4" w14:textId="2C7CA85C" w:rsidR="00126747" w:rsidRDefault="000A249A">
      <w:pPr>
        <w:pStyle w:val="TM2"/>
        <w:tabs>
          <w:tab w:val="right" w:leader="underscore" w:pos="9062"/>
        </w:tabs>
        <w:rPr>
          <w:rFonts w:eastAsiaTheme="minorEastAsia" w:cstheme="minorBidi"/>
          <w:b w:val="0"/>
          <w:bCs w:val="0"/>
          <w:noProof/>
        </w:rPr>
      </w:pPr>
      <w:r>
        <w:rPr>
          <w:rFonts w:ascii="Arial" w:hAnsi="Arial" w:cs="Arial"/>
          <w:b w:val="0"/>
          <w:bCs w:val="0"/>
        </w:rPr>
        <w:fldChar w:fldCharType="begin"/>
      </w:r>
      <w:r>
        <w:rPr>
          <w:rFonts w:ascii="Arial" w:hAnsi="Arial" w:cs="Arial"/>
          <w:b w:val="0"/>
          <w:bCs w:val="0"/>
        </w:rPr>
        <w:instrText xml:space="preserve"> TOC \o \h \z \u </w:instrText>
      </w:r>
      <w:r>
        <w:rPr>
          <w:rFonts w:ascii="Arial" w:hAnsi="Arial" w:cs="Arial"/>
          <w:b w:val="0"/>
          <w:bCs w:val="0"/>
        </w:rPr>
        <w:fldChar w:fldCharType="separate"/>
      </w:r>
      <w:hyperlink w:anchor="_Toc18874349" w:history="1">
        <w:r w:rsidR="00126747" w:rsidRPr="00C44101">
          <w:rPr>
            <w:rStyle w:val="Lienhypertexte"/>
            <w:rFonts w:cs="Arial"/>
            <w:noProof/>
          </w:rPr>
          <w:t>Résumé</w:t>
        </w:r>
        <w:r w:rsidR="00126747">
          <w:rPr>
            <w:noProof/>
            <w:webHidden/>
          </w:rPr>
          <w:tab/>
        </w:r>
        <w:r w:rsidR="00126747">
          <w:rPr>
            <w:noProof/>
            <w:webHidden/>
          </w:rPr>
          <w:fldChar w:fldCharType="begin"/>
        </w:r>
        <w:r w:rsidR="00126747">
          <w:rPr>
            <w:noProof/>
            <w:webHidden/>
          </w:rPr>
          <w:instrText xml:space="preserve"> PAGEREF _Toc18874349 \h </w:instrText>
        </w:r>
        <w:r w:rsidR="00126747">
          <w:rPr>
            <w:noProof/>
            <w:webHidden/>
          </w:rPr>
        </w:r>
        <w:r w:rsidR="00126747">
          <w:rPr>
            <w:noProof/>
            <w:webHidden/>
          </w:rPr>
          <w:fldChar w:fldCharType="separate"/>
        </w:r>
        <w:r w:rsidR="00126747">
          <w:rPr>
            <w:noProof/>
            <w:webHidden/>
          </w:rPr>
          <w:t>3</w:t>
        </w:r>
        <w:r w:rsidR="00126747">
          <w:rPr>
            <w:noProof/>
            <w:webHidden/>
          </w:rPr>
          <w:fldChar w:fldCharType="end"/>
        </w:r>
      </w:hyperlink>
    </w:p>
    <w:p w14:paraId="56803722" w14:textId="499A71E3" w:rsidR="00126747" w:rsidRDefault="00CC6269">
      <w:pPr>
        <w:pStyle w:val="TM2"/>
        <w:tabs>
          <w:tab w:val="right" w:leader="underscore" w:pos="9062"/>
        </w:tabs>
        <w:rPr>
          <w:rFonts w:eastAsiaTheme="minorEastAsia" w:cstheme="minorBidi"/>
          <w:b w:val="0"/>
          <w:bCs w:val="0"/>
          <w:noProof/>
        </w:rPr>
      </w:pPr>
      <w:hyperlink w:anchor="_Toc18874350" w:history="1">
        <w:r w:rsidR="00126747" w:rsidRPr="00C44101">
          <w:rPr>
            <w:rStyle w:val="Lienhypertexte"/>
            <w:rFonts w:cs="Arial"/>
            <w:noProof/>
          </w:rPr>
          <w:t>Abstract</w:t>
        </w:r>
        <w:r w:rsidR="00126747">
          <w:rPr>
            <w:noProof/>
            <w:webHidden/>
          </w:rPr>
          <w:tab/>
        </w:r>
        <w:r w:rsidR="00126747">
          <w:rPr>
            <w:noProof/>
            <w:webHidden/>
          </w:rPr>
          <w:fldChar w:fldCharType="begin"/>
        </w:r>
        <w:r w:rsidR="00126747">
          <w:rPr>
            <w:noProof/>
            <w:webHidden/>
          </w:rPr>
          <w:instrText xml:space="preserve"> PAGEREF _Toc18874350 \h </w:instrText>
        </w:r>
        <w:r w:rsidR="00126747">
          <w:rPr>
            <w:noProof/>
            <w:webHidden/>
          </w:rPr>
        </w:r>
        <w:r w:rsidR="00126747">
          <w:rPr>
            <w:noProof/>
            <w:webHidden/>
          </w:rPr>
          <w:fldChar w:fldCharType="separate"/>
        </w:r>
        <w:r w:rsidR="00126747">
          <w:rPr>
            <w:noProof/>
            <w:webHidden/>
          </w:rPr>
          <w:t>5</w:t>
        </w:r>
        <w:r w:rsidR="00126747">
          <w:rPr>
            <w:noProof/>
            <w:webHidden/>
          </w:rPr>
          <w:fldChar w:fldCharType="end"/>
        </w:r>
      </w:hyperlink>
    </w:p>
    <w:p w14:paraId="0FCFE921" w14:textId="31DBA67E" w:rsidR="00126747" w:rsidRDefault="00CC6269">
      <w:pPr>
        <w:pStyle w:val="TM2"/>
        <w:tabs>
          <w:tab w:val="right" w:leader="underscore" w:pos="9062"/>
        </w:tabs>
        <w:rPr>
          <w:rFonts w:eastAsiaTheme="minorEastAsia" w:cstheme="minorBidi"/>
          <w:b w:val="0"/>
          <w:bCs w:val="0"/>
          <w:noProof/>
        </w:rPr>
      </w:pPr>
      <w:hyperlink w:anchor="_Toc18874351" w:history="1">
        <w:r w:rsidR="00126747" w:rsidRPr="00C44101">
          <w:rPr>
            <w:rStyle w:val="Lienhypertexte"/>
            <w:rFonts w:cs="Arial"/>
            <w:noProof/>
          </w:rPr>
          <w:t>Remerciements</w:t>
        </w:r>
        <w:r w:rsidR="00126747">
          <w:rPr>
            <w:noProof/>
            <w:webHidden/>
          </w:rPr>
          <w:tab/>
        </w:r>
        <w:r w:rsidR="00126747">
          <w:rPr>
            <w:noProof/>
            <w:webHidden/>
          </w:rPr>
          <w:fldChar w:fldCharType="begin"/>
        </w:r>
        <w:r w:rsidR="00126747">
          <w:rPr>
            <w:noProof/>
            <w:webHidden/>
          </w:rPr>
          <w:instrText xml:space="preserve"> PAGEREF _Toc18874351 \h </w:instrText>
        </w:r>
        <w:r w:rsidR="00126747">
          <w:rPr>
            <w:noProof/>
            <w:webHidden/>
          </w:rPr>
        </w:r>
        <w:r w:rsidR="00126747">
          <w:rPr>
            <w:noProof/>
            <w:webHidden/>
          </w:rPr>
          <w:fldChar w:fldCharType="separate"/>
        </w:r>
        <w:r w:rsidR="00126747">
          <w:rPr>
            <w:noProof/>
            <w:webHidden/>
          </w:rPr>
          <w:t>6</w:t>
        </w:r>
        <w:r w:rsidR="00126747">
          <w:rPr>
            <w:noProof/>
            <w:webHidden/>
          </w:rPr>
          <w:fldChar w:fldCharType="end"/>
        </w:r>
      </w:hyperlink>
    </w:p>
    <w:p w14:paraId="362F5182" w14:textId="3936C586" w:rsidR="00126747" w:rsidRDefault="00CC6269">
      <w:pPr>
        <w:pStyle w:val="TM2"/>
        <w:tabs>
          <w:tab w:val="right" w:leader="underscore" w:pos="9062"/>
        </w:tabs>
        <w:rPr>
          <w:rFonts w:eastAsiaTheme="minorEastAsia" w:cstheme="minorBidi"/>
          <w:b w:val="0"/>
          <w:bCs w:val="0"/>
          <w:noProof/>
        </w:rPr>
      </w:pPr>
      <w:hyperlink w:anchor="_Toc18874352" w:history="1">
        <w:r w:rsidR="00126747" w:rsidRPr="00C44101">
          <w:rPr>
            <w:rStyle w:val="Lienhypertexte"/>
            <w:rFonts w:cs="Arial"/>
            <w:noProof/>
          </w:rPr>
          <w:t>Liste des figures</w:t>
        </w:r>
        <w:r w:rsidR="00126747">
          <w:rPr>
            <w:noProof/>
            <w:webHidden/>
          </w:rPr>
          <w:tab/>
        </w:r>
        <w:r w:rsidR="00126747">
          <w:rPr>
            <w:noProof/>
            <w:webHidden/>
          </w:rPr>
          <w:fldChar w:fldCharType="begin"/>
        </w:r>
        <w:r w:rsidR="00126747">
          <w:rPr>
            <w:noProof/>
            <w:webHidden/>
          </w:rPr>
          <w:instrText xml:space="preserve"> PAGEREF _Toc18874352 \h </w:instrText>
        </w:r>
        <w:r w:rsidR="00126747">
          <w:rPr>
            <w:noProof/>
            <w:webHidden/>
          </w:rPr>
        </w:r>
        <w:r w:rsidR="00126747">
          <w:rPr>
            <w:noProof/>
            <w:webHidden/>
          </w:rPr>
          <w:fldChar w:fldCharType="separate"/>
        </w:r>
        <w:r w:rsidR="00126747">
          <w:rPr>
            <w:noProof/>
            <w:webHidden/>
          </w:rPr>
          <w:t>7</w:t>
        </w:r>
        <w:r w:rsidR="00126747">
          <w:rPr>
            <w:noProof/>
            <w:webHidden/>
          </w:rPr>
          <w:fldChar w:fldCharType="end"/>
        </w:r>
      </w:hyperlink>
    </w:p>
    <w:p w14:paraId="5056BCBF" w14:textId="4943ED9A" w:rsidR="00126747" w:rsidRDefault="00CC6269">
      <w:pPr>
        <w:pStyle w:val="TM2"/>
        <w:tabs>
          <w:tab w:val="right" w:leader="underscore" w:pos="9062"/>
        </w:tabs>
        <w:rPr>
          <w:rFonts w:eastAsiaTheme="minorEastAsia" w:cstheme="minorBidi"/>
          <w:b w:val="0"/>
          <w:bCs w:val="0"/>
          <w:noProof/>
        </w:rPr>
      </w:pPr>
      <w:hyperlink w:anchor="_Toc18874353" w:history="1">
        <w:r w:rsidR="00126747" w:rsidRPr="00C44101">
          <w:rPr>
            <w:rStyle w:val="Lienhypertexte"/>
            <w:rFonts w:cs="Arial"/>
            <w:noProof/>
          </w:rPr>
          <w:t>Liste des tableaux</w:t>
        </w:r>
        <w:r w:rsidR="00126747">
          <w:rPr>
            <w:noProof/>
            <w:webHidden/>
          </w:rPr>
          <w:tab/>
        </w:r>
        <w:r w:rsidR="00126747">
          <w:rPr>
            <w:noProof/>
            <w:webHidden/>
          </w:rPr>
          <w:fldChar w:fldCharType="begin"/>
        </w:r>
        <w:r w:rsidR="00126747">
          <w:rPr>
            <w:noProof/>
            <w:webHidden/>
          </w:rPr>
          <w:instrText xml:space="preserve"> PAGEREF _Toc18874353 \h </w:instrText>
        </w:r>
        <w:r w:rsidR="00126747">
          <w:rPr>
            <w:noProof/>
            <w:webHidden/>
          </w:rPr>
        </w:r>
        <w:r w:rsidR="00126747">
          <w:rPr>
            <w:noProof/>
            <w:webHidden/>
          </w:rPr>
          <w:fldChar w:fldCharType="separate"/>
        </w:r>
        <w:r w:rsidR="00126747">
          <w:rPr>
            <w:noProof/>
            <w:webHidden/>
          </w:rPr>
          <w:t>8</w:t>
        </w:r>
        <w:r w:rsidR="00126747">
          <w:rPr>
            <w:noProof/>
            <w:webHidden/>
          </w:rPr>
          <w:fldChar w:fldCharType="end"/>
        </w:r>
      </w:hyperlink>
    </w:p>
    <w:p w14:paraId="2A93C108" w14:textId="433C258D" w:rsidR="00126747" w:rsidRDefault="00CC6269">
      <w:pPr>
        <w:pStyle w:val="TM2"/>
        <w:tabs>
          <w:tab w:val="right" w:leader="underscore" w:pos="9062"/>
        </w:tabs>
        <w:rPr>
          <w:rFonts w:eastAsiaTheme="minorEastAsia" w:cstheme="minorBidi"/>
          <w:b w:val="0"/>
          <w:bCs w:val="0"/>
          <w:noProof/>
        </w:rPr>
      </w:pPr>
      <w:hyperlink w:anchor="_Toc18874354" w:history="1">
        <w:r w:rsidR="00126747" w:rsidRPr="00C44101">
          <w:rPr>
            <w:rStyle w:val="Lienhypertexte"/>
            <w:rFonts w:cs="Arial"/>
            <w:noProof/>
          </w:rPr>
          <w:t>Table des matières</w:t>
        </w:r>
        <w:r w:rsidR="00126747">
          <w:rPr>
            <w:noProof/>
            <w:webHidden/>
          </w:rPr>
          <w:tab/>
        </w:r>
        <w:r w:rsidR="00126747">
          <w:rPr>
            <w:noProof/>
            <w:webHidden/>
          </w:rPr>
          <w:fldChar w:fldCharType="begin"/>
        </w:r>
        <w:r w:rsidR="00126747">
          <w:rPr>
            <w:noProof/>
            <w:webHidden/>
          </w:rPr>
          <w:instrText xml:space="preserve"> PAGEREF _Toc18874354 \h </w:instrText>
        </w:r>
        <w:r w:rsidR="00126747">
          <w:rPr>
            <w:noProof/>
            <w:webHidden/>
          </w:rPr>
        </w:r>
        <w:r w:rsidR="00126747">
          <w:rPr>
            <w:noProof/>
            <w:webHidden/>
          </w:rPr>
          <w:fldChar w:fldCharType="separate"/>
        </w:r>
        <w:r w:rsidR="00126747">
          <w:rPr>
            <w:noProof/>
            <w:webHidden/>
          </w:rPr>
          <w:t>9</w:t>
        </w:r>
        <w:r w:rsidR="00126747">
          <w:rPr>
            <w:noProof/>
            <w:webHidden/>
          </w:rPr>
          <w:fldChar w:fldCharType="end"/>
        </w:r>
      </w:hyperlink>
    </w:p>
    <w:p w14:paraId="01611AFD" w14:textId="3AE8BA99" w:rsidR="00126747" w:rsidRDefault="00CC6269">
      <w:pPr>
        <w:pStyle w:val="TM2"/>
        <w:tabs>
          <w:tab w:val="right" w:leader="underscore" w:pos="9062"/>
        </w:tabs>
        <w:rPr>
          <w:rFonts w:eastAsiaTheme="minorEastAsia" w:cstheme="minorBidi"/>
          <w:b w:val="0"/>
          <w:bCs w:val="0"/>
          <w:noProof/>
        </w:rPr>
      </w:pPr>
      <w:hyperlink w:anchor="_Toc18874355" w:history="1">
        <w:r w:rsidR="00126747" w:rsidRPr="00C44101">
          <w:rPr>
            <w:rStyle w:val="Lienhypertexte"/>
            <w:rFonts w:cs="Arial"/>
            <w:noProof/>
          </w:rPr>
          <w:t>Avant-Propos</w:t>
        </w:r>
        <w:r w:rsidR="00126747">
          <w:rPr>
            <w:noProof/>
            <w:webHidden/>
          </w:rPr>
          <w:tab/>
        </w:r>
        <w:r w:rsidR="00126747">
          <w:rPr>
            <w:noProof/>
            <w:webHidden/>
          </w:rPr>
          <w:fldChar w:fldCharType="begin"/>
        </w:r>
        <w:r w:rsidR="00126747">
          <w:rPr>
            <w:noProof/>
            <w:webHidden/>
          </w:rPr>
          <w:instrText xml:space="preserve"> PAGEREF _Toc18874355 \h </w:instrText>
        </w:r>
        <w:r w:rsidR="00126747">
          <w:rPr>
            <w:noProof/>
            <w:webHidden/>
          </w:rPr>
        </w:r>
        <w:r w:rsidR="00126747">
          <w:rPr>
            <w:noProof/>
            <w:webHidden/>
          </w:rPr>
          <w:fldChar w:fldCharType="separate"/>
        </w:r>
        <w:r w:rsidR="00126747">
          <w:rPr>
            <w:noProof/>
            <w:webHidden/>
          </w:rPr>
          <w:t>12</w:t>
        </w:r>
        <w:r w:rsidR="00126747">
          <w:rPr>
            <w:noProof/>
            <w:webHidden/>
          </w:rPr>
          <w:fldChar w:fldCharType="end"/>
        </w:r>
      </w:hyperlink>
    </w:p>
    <w:p w14:paraId="05550F8A" w14:textId="52445EAA" w:rsidR="00126747" w:rsidRDefault="00CC6269">
      <w:pPr>
        <w:pStyle w:val="TM2"/>
        <w:tabs>
          <w:tab w:val="right" w:leader="underscore" w:pos="9062"/>
        </w:tabs>
        <w:rPr>
          <w:rFonts w:eastAsiaTheme="minorEastAsia" w:cstheme="minorBidi"/>
          <w:b w:val="0"/>
          <w:bCs w:val="0"/>
          <w:noProof/>
        </w:rPr>
      </w:pPr>
      <w:hyperlink w:anchor="_Toc18874356" w:history="1">
        <w:r w:rsidR="00126747" w:rsidRPr="00C44101">
          <w:rPr>
            <w:rStyle w:val="Lienhypertexte"/>
            <w:rFonts w:cs="Arial"/>
            <w:noProof/>
          </w:rPr>
          <w:t>Glossaire</w:t>
        </w:r>
        <w:r w:rsidR="00126747">
          <w:rPr>
            <w:noProof/>
            <w:webHidden/>
          </w:rPr>
          <w:tab/>
        </w:r>
        <w:r w:rsidR="00126747">
          <w:rPr>
            <w:noProof/>
            <w:webHidden/>
          </w:rPr>
          <w:fldChar w:fldCharType="begin"/>
        </w:r>
        <w:r w:rsidR="00126747">
          <w:rPr>
            <w:noProof/>
            <w:webHidden/>
          </w:rPr>
          <w:instrText xml:space="preserve"> PAGEREF _Toc18874356 \h </w:instrText>
        </w:r>
        <w:r w:rsidR="00126747">
          <w:rPr>
            <w:noProof/>
            <w:webHidden/>
          </w:rPr>
        </w:r>
        <w:r w:rsidR="00126747">
          <w:rPr>
            <w:noProof/>
            <w:webHidden/>
          </w:rPr>
          <w:fldChar w:fldCharType="separate"/>
        </w:r>
        <w:r w:rsidR="00126747">
          <w:rPr>
            <w:noProof/>
            <w:webHidden/>
          </w:rPr>
          <w:t>14</w:t>
        </w:r>
        <w:r w:rsidR="00126747">
          <w:rPr>
            <w:noProof/>
            <w:webHidden/>
          </w:rPr>
          <w:fldChar w:fldCharType="end"/>
        </w:r>
      </w:hyperlink>
    </w:p>
    <w:p w14:paraId="2B41DA61" w14:textId="6D70B62C" w:rsidR="00126747" w:rsidRDefault="00CC6269">
      <w:pPr>
        <w:pStyle w:val="TM2"/>
        <w:tabs>
          <w:tab w:val="right" w:leader="underscore" w:pos="9062"/>
        </w:tabs>
        <w:rPr>
          <w:rFonts w:eastAsiaTheme="minorEastAsia" w:cstheme="minorBidi"/>
          <w:b w:val="0"/>
          <w:bCs w:val="0"/>
          <w:noProof/>
        </w:rPr>
      </w:pPr>
      <w:hyperlink w:anchor="_Toc18874357" w:history="1">
        <w:r w:rsidR="00126747" w:rsidRPr="00C44101">
          <w:rPr>
            <w:rStyle w:val="Lienhypertexte"/>
            <w:rFonts w:cs="Arial"/>
            <w:noProof/>
          </w:rPr>
          <w:t>Sigles et acronymes</w:t>
        </w:r>
        <w:r w:rsidR="00126747">
          <w:rPr>
            <w:noProof/>
            <w:webHidden/>
          </w:rPr>
          <w:tab/>
        </w:r>
        <w:r w:rsidR="00126747">
          <w:rPr>
            <w:noProof/>
            <w:webHidden/>
          </w:rPr>
          <w:fldChar w:fldCharType="begin"/>
        </w:r>
        <w:r w:rsidR="00126747">
          <w:rPr>
            <w:noProof/>
            <w:webHidden/>
          </w:rPr>
          <w:instrText xml:space="preserve"> PAGEREF _Toc18874357 \h </w:instrText>
        </w:r>
        <w:r w:rsidR="00126747">
          <w:rPr>
            <w:noProof/>
            <w:webHidden/>
          </w:rPr>
        </w:r>
        <w:r w:rsidR="00126747">
          <w:rPr>
            <w:noProof/>
            <w:webHidden/>
          </w:rPr>
          <w:fldChar w:fldCharType="separate"/>
        </w:r>
        <w:r w:rsidR="00126747">
          <w:rPr>
            <w:noProof/>
            <w:webHidden/>
          </w:rPr>
          <w:t>14</w:t>
        </w:r>
        <w:r w:rsidR="00126747">
          <w:rPr>
            <w:noProof/>
            <w:webHidden/>
          </w:rPr>
          <w:fldChar w:fldCharType="end"/>
        </w:r>
      </w:hyperlink>
    </w:p>
    <w:p w14:paraId="186397E3" w14:textId="1C79AF18" w:rsidR="00126747" w:rsidRDefault="00CC6269">
      <w:pPr>
        <w:pStyle w:val="TM1"/>
        <w:tabs>
          <w:tab w:val="right" w:leader="underscore" w:pos="9062"/>
        </w:tabs>
        <w:rPr>
          <w:rFonts w:eastAsiaTheme="minorEastAsia" w:cstheme="minorBidi"/>
          <w:b w:val="0"/>
          <w:bCs w:val="0"/>
          <w:i w:val="0"/>
          <w:iCs w:val="0"/>
          <w:noProof/>
          <w:sz w:val="22"/>
          <w:szCs w:val="22"/>
        </w:rPr>
      </w:pPr>
      <w:hyperlink w:anchor="_Toc18874358" w:history="1">
        <w:r w:rsidR="00126747" w:rsidRPr="00C44101">
          <w:rPr>
            <w:rStyle w:val="Lienhypertexte"/>
            <w:rFonts w:cs="Arial"/>
            <w:noProof/>
          </w:rPr>
          <w:t>Chapitre 1 : Introduction générale</w:t>
        </w:r>
        <w:r w:rsidR="00126747">
          <w:rPr>
            <w:noProof/>
            <w:webHidden/>
          </w:rPr>
          <w:tab/>
        </w:r>
        <w:r w:rsidR="00126747">
          <w:rPr>
            <w:noProof/>
            <w:webHidden/>
          </w:rPr>
          <w:fldChar w:fldCharType="begin"/>
        </w:r>
        <w:r w:rsidR="00126747">
          <w:rPr>
            <w:noProof/>
            <w:webHidden/>
          </w:rPr>
          <w:instrText xml:space="preserve"> PAGEREF _Toc18874358 \h </w:instrText>
        </w:r>
        <w:r w:rsidR="00126747">
          <w:rPr>
            <w:noProof/>
            <w:webHidden/>
          </w:rPr>
        </w:r>
        <w:r w:rsidR="00126747">
          <w:rPr>
            <w:noProof/>
            <w:webHidden/>
          </w:rPr>
          <w:fldChar w:fldCharType="separate"/>
        </w:r>
        <w:r w:rsidR="00126747">
          <w:rPr>
            <w:noProof/>
            <w:webHidden/>
          </w:rPr>
          <w:t>15</w:t>
        </w:r>
        <w:r w:rsidR="00126747">
          <w:rPr>
            <w:noProof/>
            <w:webHidden/>
          </w:rPr>
          <w:fldChar w:fldCharType="end"/>
        </w:r>
      </w:hyperlink>
    </w:p>
    <w:p w14:paraId="3FC68F15" w14:textId="78B39432" w:rsidR="00126747" w:rsidRDefault="00CC6269">
      <w:pPr>
        <w:pStyle w:val="TM1"/>
        <w:tabs>
          <w:tab w:val="right" w:leader="underscore" w:pos="9062"/>
        </w:tabs>
        <w:rPr>
          <w:rFonts w:eastAsiaTheme="minorEastAsia" w:cstheme="minorBidi"/>
          <w:b w:val="0"/>
          <w:bCs w:val="0"/>
          <w:i w:val="0"/>
          <w:iCs w:val="0"/>
          <w:noProof/>
          <w:sz w:val="22"/>
          <w:szCs w:val="22"/>
        </w:rPr>
      </w:pPr>
      <w:hyperlink w:anchor="_Toc18874359" w:history="1">
        <w:r w:rsidR="00126747" w:rsidRPr="00C44101">
          <w:rPr>
            <w:rStyle w:val="Lienhypertexte"/>
            <w:rFonts w:ascii="Arial" w:eastAsia="MS Mincho" w:hAnsi="Arial" w:cs="Arial"/>
            <w:noProof/>
          </w:rPr>
          <w:t>Chapitre 2 : Modélisation de l’activité des chiroptères et mise au point d’une méthode de comparaison des stratégies de bridages existantes</w:t>
        </w:r>
        <w:r w:rsidR="00126747">
          <w:rPr>
            <w:noProof/>
            <w:webHidden/>
          </w:rPr>
          <w:tab/>
        </w:r>
        <w:r w:rsidR="00126747">
          <w:rPr>
            <w:noProof/>
            <w:webHidden/>
          </w:rPr>
          <w:fldChar w:fldCharType="begin"/>
        </w:r>
        <w:r w:rsidR="00126747">
          <w:rPr>
            <w:noProof/>
            <w:webHidden/>
          </w:rPr>
          <w:instrText xml:space="preserve"> PAGEREF _Toc18874359 \h </w:instrText>
        </w:r>
        <w:r w:rsidR="00126747">
          <w:rPr>
            <w:noProof/>
            <w:webHidden/>
          </w:rPr>
        </w:r>
        <w:r w:rsidR="00126747">
          <w:rPr>
            <w:noProof/>
            <w:webHidden/>
          </w:rPr>
          <w:fldChar w:fldCharType="separate"/>
        </w:r>
        <w:r w:rsidR="00126747">
          <w:rPr>
            <w:noProof/>
            <w:webHidden/>
          </w:rPr>
          <w:t>21</w:t>
        </w:r>
        <w:r w:rsidR="00126747">
          <w:rPr>
            <w:noProof/>
            <w:webHidden/>
          </w:rPr>
          <w:fldChar w:fldCharType="end"/>
        </w:r>
      </w:hyperlink>
    </w:p>
    <w:p w14:paraId="3F6BEFE2" w14:textId="04747307" w:rsidR="00126747" w:rsidRDefault="00CC6269">
      <w:pPr>
        <w:pStyle w:val="TM1"/>
        <w:tabs>
          <w:tab w:val="left" w:pos="480"/>
          <w:tab w:val="right" w:leader="underscore" w:pos="9062"/>
        </w:tabs>
        <w:rPr>
          <w:rFonts w:eastAsiaTheme="minorEastAsia" w:cstheme="minorBidi"/>
          <w:b w:val="0"/>
          <w:bCs w:val="0"/>
          <w:i w:val="0"/>
          <w:iCs w:val="0"/>
          <w:noProof/>
          <w:sz w:val="22"/>
          <w:szCs w:val="22"/>
        </w:rPr>
      </w:pPr>
      <w:hyperlink w:anchor="_Toc18874360" w:history="1">
        <w:r w:rsidR="00126747" w:rsidRPr="00C44101">
          <w:rPr>
            <w:rStyle w:val="Lienhypertexte"/>
            <w:rFonts w:cs="Arial"/>
            <w:noProof/>
          </w:rPr>
          <w:t>1</w:t>
        </w:r>
        <w:r w:rsidR="00126747">
          <w:rPr>
            <w:rFonts w:eastAsiaTheme="minorEastAsia" w:cstheme="minorBidi"/>
            <w:b w:val="0"/>
            <w:bCs w:val="0"/>
            <w:i w:val="0"/>
            <w:iCs w:val="0"/>
            <w:noProof/>
            <w:sz w:val="22"/>
            <w:szCs w:val="22"/>
          </w:rPr>
          <w:tab/>
        </w:r>
        <w:r w:rsidR="00126747" w:rsidRPr="00C44101">
          <w:rPr>
            <w:rStyle w:val="Lienhypertexte"/>
            <w:rFonts w:cs="Arial"/>
            <w:noProof/>
          </w:rPr>
          <w:t>Introduction</w:t>
        </w:r>
        <w:r w:rsidR="00126747">
          <w:rPr>
            <w:noProof/>
            <w:webHidden/>
          </w:rPr>
          <w:tab/>
        </w:r>
        <w:r w:rsidR="00126747">
          <w:rPr>
            <w:noProof/>
            <w:webHidden/>
          </w:rPr>
          <w:fldChar w:fldCharType="begin"/>
        </w:r>
        <w:r w:rsidR="00126747">
          <w:rPr>
            <w:noProof/>
            <w:webHidden/>
          </w:rPr>
          <w:instrText xml:space="preserve"> PAGEREF _Toc18874360 \h </w:instrText>
        </w:r>
        <w:r w:rsidR="00126747">
          <w:rPr>
            <w:noProof/>
            <w:webHidden/>
          </w:rPr>
        </w:r>
        <w:r w:rsidR="00126747">
          <w:rPr>
            <w:noProof/>
            <w:webHidden/>
          </w:rPr>
          <w:fldChar w:fldCharType="separate"/>
        </w:r>
        <w:r w:rsidR="00126747">
          <w:rPr>
            <w:noProof/>
            <w:webHidden/>
          </w:rPr>
          <w:t>21</w:t>
        </w:r>
        <w:r w:rsidR="00126747">
          <w:rPr>
            <w:noProof/>
            <w:webHidden/>
          </w:rPr>
          <w:fldChar w:fldCharType="end"/>
        </w:r>
      </w:hyperlink>
    </w:p>
    <w:p w14:paraId="2ADE8BC4" w14:textId="74D0E42D" w:rsidR="00126747" w:rsidRDefault="00CC6269">
      <w:pPr>
        <w:pStyle w:val="TM1"/>
        <w:tabs>
          <w:tab w:val="left" w:pos="480"/>
          <w:tab w:val="right" w:leader="underscore" w:pos="9062"/>
        </w:tabs>
        <w:rPr>
          <w:rFonts w:eastAsiaTheme="minorEastAsia" w:cstheme="minorBidi"/>
          <w:b w:val="0"/>
          <w:bCs w:val="0"/>
          <w:i w:val="0"/>
          <w:iCs w:val="0"/>
          <w:noProof/>
          <w:sz w:val="22"/>
          <w:szCs w:val="22"/>
        </w:rPr>
      </w:pPr>
      <w:hyperlink w:anchor="_Toc18874361" w:history="1">
        <w:r w:rsidR="00126747" w:rsidRPr="00C44101">
          <w:rPr>
            <w:rStyle w:val="Lienhypertexte"/>
            <w:rFonts w:cs="Arial"/>
            <w:noProof/>
          </w:rPr>
          <w:t>2</w:t>
        </w:r>
        <w:r w:rsidR="00126747">
          <w:rPr>
            <w:rFonts w:eastAsiaTheme="minorEastAsia" w:cstheme="minorBidi"/>
            <w:b w:val="0"/>
            <w:bCs w:val="0"/>
            <w:i w:val="0"/>
            <w:iCs w:val="0"/>
            <w:noProof/>
            <w:sz w:val="22"/>
            <w:szCs w:val="22"/>
          </w:rPr>
          <w:tab/>
        </w:r>
        <w:r w:rsidR="00126747" w:rsidRPr="00C44101">
          <w:rPr>
            <w:rStyle w:val="Lienhypertexte"/>
            <w:rFonts w:cs="Arial"/>
            <w:noProof/>
          </w:rPr>
          <w:t>Matériel et méthode</w:t>
        </w:r>
        <w:r w:rsidR="00126747">
          <w:rPr>
            <w:noProof/>
            <w:webHidden/>
          </w:rPr>
          <w:tab/>
        </w:r>
        <w:r w:rsidR="00126747">
          <w:rPr>
            <w:noProof/>
            <w:webHidden/>
          </w:rPr>
          <w:fldChar w:fldCharType="begin"/>
        </w:r>
        <w:r w:rsidR="00126747">
          <w:rPr>
            <w:noProof/>
            <w:webHidden/>
          </w:rPr>
          <w:instrText xml:space="preserve"> PAGEREF _Toc18874361 \h </w:instrText>
        </w:r>
        <w:r w:rsidR="00126747">
          <w:rPr>
            <w:noProof/>
            <w:webHidden/>
          </w:rPr>
        </w:r>
        <w:r w:rsidR="00126747">
          <w:rPr>
            <w:noProof/>
            <w:webHidden/>
          </w:rPr>
          <w:fldChar w:fldCharType="separate"/>
        </w:r>
        <w:r w:rsidR="00126747">
          <w:rPr>
            <w:noProof/>
            <w:webHidden/>
          </w:rPr>
          <w:t>21</w:t>
        </w:r>
        <w:r w:rsidR="00126747">
          <w:rPr>
            <w:noProof/>
            <w:webHidden/>
          </w:rPr>
          <w:fldChar w:fldCharType="end"/>
        </w:r>
      </w:hyperlink>
    </w:p>
    <w:p w14:paraId="36A4AFCD" w14:textId="2F0E1A33"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62" w:history="1">
        <w:r w:rsidR="00126747" w:rsidRPr="00C44101">
          <w:rPr>
            <w:rStyle w:val="Lienhypertexte"/>
            <w:rFonts w:cs="Arial"/>
            <w:noProof/>
          </w:rPr>
          <w:t>2.1</w:t>
        </w:r>
        <w:r w:rsidR="00126747">
          <w:rPr>
            <w:rFonts w:eastAsiaTheme="minorEastAsia" w:cstheme="minorBidi"/>
            <w:b w:val="0"/>
            <w:bCs w:val="0"/>
            <w:i w:val="0"/>
            <w:iCs w:val="0"/>
            <w:noProof/>
            <w:sz w:val="22"/>
            <w:szCs w:val="22"/>
          </w:rPr>
          <w:tab/>
        </w:r>
        <w:r w:rsidR="00126747" w:rsidRPr="00C44101">
          <w:rPr>
            <w:rStyle w:val="Lienhypertexte"/>
            <w:rFonts w:cs="Arial"/>
            <w:noProof/>
          </w:rPr>
          <w:t>Contact acoustique</w:t>
        </w:r>
        <w:r w:rsidR="00126747">
          <w:rPr>
            <w:noProof/>
            <w:webHidden/>
          </w:rPr>
          <w:tab/>
        </w:r>
        <w:r w:rsidR="00126747">
          <w:rPr>
            <w:noProof/>
            <w:webHidden/>
          </w:rPr>
          <w:fldChar w:fldCharType="begin"/>
        </w:r>
        <w:r w:rsidR="00126747">
          <w:rPr>
            <w:noProof/>
            <w:webHidden/>
          </w:rPr>
          <w:instrText xml:space="preserve"> PAGEREF _Toc18874362 \h </w:instrText>
        </w:r>
        <w:r w:rsidR="00126747">
          <w:rPr>
            <w:noProof/>
            <w:webHidden/>
          </w:rPr>
        </w:r>
        <w:r w:rsidR="00126747">
          <w:rPr>
            <w:noProof/>
            <w:webHidden/>
          </w:rPr>
          <w:fldChar w:fldCharType="separate"/>
        </w:r>
        <w:r w:rsidR="00126747">
          <w:rPr>
            <w:noProof/>
            <w:webHidden/>
          </w:rPr>
          <w:t>21</w:t>
        </w:r>
        <w:r w:rsidR="00126747">
          <w:rPr>
            <w:noProof/>
            <w:webHidden/>
          </w:rPr>
          <w:fldChar w:fldCharType="end"/>
        </w:r>
      </w:hyperlink>
    </w:p>
    <w:p w14:paraId="66F91DE4" w14:textId="2EB4503E"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63" w:history="1">
        <w:r w:rsidR="00126747" w:rsidRPr="00C44101">
          <w:rPr>
            <w:rStyle w:val="Lienhypertexte"/>
            <w:rFonts w:cs="Arial"/>
            <w:noProof/>
          </w:rPr>
          <w:t>2.1.1</w:t>
        </w:r>
        <w:r w:rsidR="00126747">
          <w:rPr>
            <w:rFonts w:eastAsiaTheme="minorEastAsia" w:cstheme="minorBidi"/>
            <w:b w:val="0"/>
            <w:bCs w:val="0"/>
            <w:i w:val="0"/>
            <w:iCs w:val="0"/>
            <w:noProof/>
            <w:sz w:val="22"/>
            <w:szCs w:val="22"/>
          </w:rPr>
          <w:tab/>
        </w:r>
        <w:r w:rsidR="00126747" w:rsidRPr="00C44101">
          <w:rPr>
            <w:rStyle w:val="Lienhypertexte"/>
            <w:rFonts w:cs="Arial"/>
            <w:noProof/>
          </w:rPr>
          <w:t>Définition</w:t>
        </w:r>
        <w:r w:rsidR="00126747">
          <w:rPr>
            <w:noProof/>
            <w:webHidden/>
          </w:rPr>
          <w:tab/>
        </w:r>
        <w:r w:rsidR="00126747">
          <w:rPr>
            <w:noProof/>
            <w:webHidden/>
          </w:rPr>
          <w:fldChar w:fldCharType="begin"/>
        </w:r>
        <w:r w:rsidR="00126747">
          <w:rPr>
            <w:noProof/>
            <w:webHidden/>
          </w:rPr>
          <w:instrText xml:space="preserve"> PAGEREF _Toc18874363 \h </w:instrText>
        </w:r>
        <w:r w:rsidR="00126747">
          <w:rPr>
            <w:noProof/>
            <w:webHidden/>
          </w:rPr>
        </w:r>
        <w:r w:rsidR="00126747">
          <w:rPr>
            <w:noProof/>
            <w:webHidden/>
          </w:rPr>
          <w:fldChar w:fldCharType="separate"/>
        </w:r>
        <w:r w:rsidR="00126747">
          <w:rPr>
            <w:noProof/>
            <w:webHidden/>
          </w:rPr>
          <w:t>21</w:t>
        </w:r>
        <w:r w:rsidR="00126747">
          <w:rPr>
            <w:noProof/>
            <w:webHidden/>
          </w:rPr>
          <w:fldChar w:fldCharType="end"/>
        </w:r>
      </w:hyperlink>
    </w:p>
    <w:p w14:paraId="7DFCAC89" w14:textId="37454770"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64" w:history="1">
        <w:r w:rsidR="00126747" w:rsidRPr="00C44101">
          <w:rPr>
            <w:rStyle w:val="Lienhypertexte"/>
            <w:rFonts w:cs="Arial"/>
            <w:noProof/>
          </w:rPr>
          <w:t>2.1.2</w:t>
        </w:r>
        <w:r w:rsidR="00126747">
          <w:rPr>
            <w:rFonts w:eastAsiaTheme="minorEastAsia" w:cstheme="minorBidi"/>
            <w:b w:val="0"/>
            <w:bCs w:val="0"/>
            <w:i w:val="0"/>
            <w:iCs w:val="0"/>
            <w:noProof/>
            <w:sz w:val="22"/>
            <w:szCs w:val="22"/>
          </w:rPr>
          <w:tab/>
        </w:r>
        <w:r w:rsidR="00126747" w:rsidRPr="00C44101">
          <w:rPr>
            <w:rStyle w:val="Lienhypertexte"/>
            <w:rFonts w:cs="Arial"/>
            <w:noProof/>
          </w:rPr>
          <w:t>Matériel de mesure</w:t>
        </w:r>
        <w:r w:rsidR="00126747">
          <w:rPr>
            <w:noProof/>
            <w:webHidden/>
          </w:rPr>
          <w:tab/>
        </w:r>
        <w:r w:rsidR="00126747">
          <w:rPr>
            <w:noProof/>
            <w:webHidden/>
          </w:rPr>
          <w:fldChar w:fldCharType="begin"/>
        </w:r>
        <w:r w:rsidR="00126747">
          <w:rPr>
            <w:noProof/>
            <w:webHidden/>
          </w:rPr>
          <w:instrText xml:space="preserve"> PAGEREF _Toc18874364 \h </w:instrText>
        </w:r>
        <w:r w:rsidR="00126747">
          <w:rPr>
            <w:noProof/>
            <w:webHidden/>
          </w:rPr>
        </w:r>
        <w:r w:rsidR="00126747">
          <w:rPr>
            <w:noProof/>
            <w:webHidden/>
          </w:rPr>
          <w:fldChar w:fldCharType="separate"/>
        </w:r>
        <w:r w:rsidR="00126747">
          <w:rPr>
            <w:noProof/>
            <w:webHidden/>
          </w:rPr>
          <w:t>21</w:t>
        </w:r>
        <w:r w:rsidR="00126747">
          <w:rPr>
            <w:noProof/>
            <w:webHidden/>
          </w:rPr>
          <w:fldChar w:fldCharType="end"/>
        </w:r>
      </w:hyperlink>
    </w:p>
    <w:p w14:paraId="6173F582" w14:textId="0CFC37F0"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65" w:history="1">
        <w:r w:rsidR="00126747" w:rsidRPr="00C44101">
          <w:rPr>
            <w:rStyle w:val="Lienhypertexte"/>
            <w:rFonts w:cs="Arial"/>
            <w:noProof/>
          </w:rPr>
          <w:t>2.1.3</w:t>
        </w:r>
        <w:r w:rsidR="00126747">
          <w:rPr>
            <w:rFonts w:eastAsiaTheme="minorEastAsia" w:cstheme="minorBidi"/>
            <w:b w:val="0"/>
            <w:bCs w:val="0"/>
            <w:i w:val="0"/>
            <w:iCs w:val="0"/>
            <w:noProof/>
            <w:sz w:val="22"/>
            <w:szCs w:val="22"/>
          </w:rPr>
          <w:tab/>
        </w:r>
        <w:r w:rsidR="00126747" w:rsidRPr="00C44101">
          <w:rPr>
            <w:rStyle w:val="Lienhypertexte"/>
            <w:rFonts w:cs="Arial"/>
            <w:noProof/>
          </w:rPr>
          <w:t>Analyses de routine</w:t>
        </w:r>
        <w:r w:rsidR="00126747">
          <w:rPr>
            <w:noProof/>
            <w:webHidden/>
          </w:rPr>
          <w:tab/>
        </w:r>
        <w:r w:rsidR="00126747">
          <w:rPr>
            <w:noProof/>
            <w:webHidden/>
          </w:rPr>
          <w:fldChar w:fldCharType="begin"/>
        </w:r>
        <w:r w:rsidR="00126747">
          <w:rPr>
            <w:noProof/>
            <w:webHidden/>
          </w:rPr>
          <w:instrText xml:space="preserve"> PAGEREF _Toc18874365 \h </w:instrText>
        </w:r>
        <w:r w:rsidR="00126747">
          <w:rPr>
            <w:noProof/>
            <w:webHidden/>
          </w:rPr>
        </w:r>
        <w:r w:rsidR="00126747">
          <w:rPr>
            <w:noProof/>
            <w:webHidden/>
          </w:rPr>
          <w:fldChar w:fldCharType="separate"/>
        </w:r>
        <w:r w:rsidR="00126747">
          <w:rPr>
            <w:noProof/>
            <w:webHidden/>
          </w:rPr>
          <w:t>22</w:t>
        </w:r>
        <w:r w:rsidR="00126747">
          <w:rPr>
            <w:noProof/>
            <w:webHidden/>
          </w:rPr>
          <w:fldChar w:fldCharType="end"/>
        </w:r>
      </w:hyperlink>
    </w:p>
    <w:p w14:paraId="389E723D" w14:textId="05BA5E6D"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66" w:history="1">
        <w:r w:rsidR="00126747" w:rsidRPr="00C44101">
          <w:rPr>
            <w:rStyle w:val="Lienhypertexte"/>
            <w:rFonts w:cs="Arial"/>
            <w:noProof/>
          </w:rPr>
          <w:t>2.2</w:t>
        </w:r>
        <w:r w:rsidR="00126747">
          <w:rPr>
            <w:rFonts w:eastAsiaTheme="minorEastAsia" w:cstheme="minorBidi"/>
            <w:b w:val="0"/>
            <w:bCs w:val="0"/>
            <w:i w:val="0"/>
            <w:iCs w:val="0"/>
            <w:noProof/>
            <w:sz w:val="22"/>
            <w:szCs w:val="22"/>
          </w:rPr>
          <w:tab/>
        </w:r>
        <w:r w:rsidR="00126747" w:rsidRPr="00C44101">
          <w:rPr>
            <w:rStyle w:val="Lienhypertexte"/>
            <w:rFonts w:cs="Arial"/>
            <w:noProof/>
          </w:rPr>
          <w:t>Stratégie de bridage</w:t>
        </w:r>
        <w:r w:rsidR="00126747">
          <w:rPr>
            <w:noProof/>
            <w:webHidden/>
          </w:rPr>
          <w:tab/>
        </w:r>
        <w:r w:rsidR="00126747">
          <w:rPr>
            <w:noProof/>
            <w:webHidden/>
          </w:rPr>
          <w:fldChar w:fldCharType="begin"/>
        </w:r>
        <w:r w:rsidR="00126747">
          <w:rPr>
            <w:noProof/>
            <w:webHidden/>
          </w:rPr>
          <w:instrText xml:space="preserve"> PAGEREF _Toc18874366 \h </w:instrText>
        </w:r>
        <w:r w:rsidR="00126747">
          <w:rPr>
            <w:noProof/>
            <w:webHidden/>
          </w:rPr>
        </w:r>
        <w:r w:rsidR="00126747">
          <w:rPr>
            <w:noProof/>
            <w:webHidden/>
          </w:rPr>
          <w:fldChar w:fldCharType="separate"/>
        </w:r>
        <w:r w:rsidR="00126747">
          <w:rPr>
            <w:noProof/>
            <w:webHidden/>
          </w:rPr>
          <w:t>23</w:t>
        </w:r>
        <w:r w:rsidR="00126747">
          <w:rPr>
            <w:noProof/>
            <w:webHidden/>
          </w:rPr>
          <w:fldChar w:fldCharType="end"/>
        </w:r>
      </w:hyperlink>
    </w:p>
    <w:p w14:paraId="31916B39" w14:textId="265C5743"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67" w:history="1">
        <w:r w:rsidR="00126747" w:rsidRPr="00C44101">
          <w:rPr>
            <w:rStyle w:val="Lienhypertexte"/>
            <w:rFonts w:cs="Arial"/>
            <w:noProof/>
          </w:rPr>
          <w:t>2.2.1</w:t>
        </w:r>
        <w:r w:rsidR="00126747">
          <w:rPr>
            <w:rFonts w:eastAsiaTheme="minorEastAsia" w:cstheme="minorBidi"/>
            <w:b w:val="0"/>
            <w:bCs w:val="0"/>
            <w:i w:val="0"/>
            <w:iCs w:val="0"/>
            <w:noProof/>
            <w:sz w:val="22"/>
            <w:szCs w:val="22"/>
          </w:rPr>
          <w:tab/>
        </w:r>
        <w:r w:rsidR="00126747" w:rsidRPr="00C44101">
          <w:rPr>
            <w:rStyle w:val="Lienhypertexte"/>
            <w:rFonts w:cs="Arial"/>
            <w:noProof/>
          </w:rPr>
          <w:t>Définition</w:t>
        </w:r>
        <w:r w:rsidR="00126747">
          <w:rPr>
            <w:noProof/>
            <w:webHidden/>
          </w:rPr>
          <w:tab/>
        </w:r>
        <w:r w:rsidR="00126747">
          <w:rPr>
            <w:noProof/>
            <w:webHidden/>
          </w:rPr>
          <w:fldChar w:fldCharType="begin"/>
        </w:r>
        <w:r w:rsidR="00126747">
          <w:rPr>
            <w:noProof/>
            <w:webHidden/>
          </w:rPr>
          <w:instrText xml:space="preserve"> PAGEREF _Toc18874367 \h </w:instrText>
        </w:r>
        <w:r w:rsidR="00126747">
          <w:rPr>
            <w:noProof/>
            <w:webHidden/>
          </w:rPr>
        </w:r>
        <w:r w:rsidR="00126747">
          <w:rPr>
            <w:noProof/>
            <w:webHidden/>
          </w:rPr>
          <w:fldChar w:fldCharType="separate"/>
        </w:r>
        <w:r w:rsidR="00126747">
          <w:rPr>
            <w:noProof/>
            <w:webHidden/>
          </w:rPr>
          <w:t>23</w:t>
        </w:r>
        <w:r w:rsidR="00126747">
          <w:rPr>
            <w:noProof/>
            <w:webHidden/>
          </w:rPr>
          <w:fldChar w:fldCharType="end"/>
        </w:r>
      </w:hyperlink>
    </w:p>
    <w:p w14:paraId="32CB341D" w14:textId="726311B2"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68" w:history="1">
        <w:r w:rsidR="00126747" w:rsidRPr="00C44101">
          <w:rPr>
            <w:rStyle w:val="Lienhypertexte"/>
            <w:rFonts w:cs="Arial"/>
            <w:noProof/>
          </w:rPr>
          <w:t>2.2.2</w:t>
        </w:r>
        <w:r w:rsidR="00126747">
          <w:rPr>
            <w:rFonts w:eastAsiaTheme="minorEastAsia" w:cstheme="minorBidi"/>
            <w:b w:val="0"/>
            <w:bCs w:val="0"/>
            <w:i w:val="0"/>
            <w:iCs w:val="0"/>
            <w:noProof/>
            <w:sz w:val="22"/>
            <w:szCs w:val="22"/>
          </w:rPr>
          <w:tab/>
        </w:r>
        <w:r w:rsidR="00126747" w:rsidRPr="00C44101">
          <w:rPr>
            <w:rStyle w:val="Lienhypertexte"/>
            <w:rFonts w:cs="Arial"/>
            <w:noProof/>
          </w:rPr>
          <w:t>Présentation de la stratégie de bridage développée dans le cadre de notre étude</w:t>
        </w:r>
        <w:r w:rsidR="00126747">
          <w:rPr>
            <w:noProof/>
            <w:webHidden/>
          </w:rPr>
          <w:tab/>
        </w:r>
        <w:r w:rsidR="00126747">
          <w:rPr>
            <w:noProof/>
            <w:webHidden/>
          </w:rPr>
          <w:fldChar w:fldCharType="begin"/>
        </w:r>
        <w:r w:rsidR="00126747">
          <w:rPr>
            <w:noProof/>
            <w:webHidden/>
          </w:rPr>
          <w:instrText xml:space="preserve"> PAGEREF _Toc18874368 \h </w:instrText>
        </w:r>
        <w:r w:rsidR="00126747">
          <w:rPr>
            <w:noProof/>
            <w:webHidden/>
          </w:rPr>
        </w:r>
        <w:r w:rsidR="00126747">
          <w:rPr>
            <w:noProof/>
            <w:webHidden/>
          </w:rPr>
          <w:fldChar w:fldCharType="separate"/>
        </w:r>
        <w:r w:rsidR="00126747">
          <w:rPr>
            <w:noProof/>
            <w:webHidden/>
          </w:rPr>
          <w:t>23</w:t>
        </w:r>
        <w:r w:rsidR="00126747">
          <w:rPr>
            <w:noProof/>
            <w:webHidden/>
          </w:rPr>
          <w:fldChar w:fldCharType="end"/>
        </w:r>
      </w:hyperlink>
    </w:p>
    <w:p w14:paraId="389AFE2C" w14:textId="5D255440"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69" w:history="1">
        <w:r w:rsidR="00126747" w:rsidRPr="00C44101">
          <w:rPr>
            <w:rStyle w:val="Lienhypertexte"/>
            <w:rFonts w:cs="Arial"/>
            <w:noProof/>
          </w:rPr>
          <w:t>2.2.3</w:t>
        </w:r>
        <w:r w:rsidR="00126747">
          <w:rPr>
            <w:rFonts w:eastAsiaTheme="minorEastAsia" w:cstheme="minorBidi"/>
            <w:b w:val="0"/>
            <w:bCs w:val="0"/>
            <w:i w:val="0"/>
            <w:iCs w:val="0"/>
            <w:noProof/>
            <w:sz w:val="22"/>
            <w:szCs w:val="22"/>
          </w:rPr>
          <w:tab/>
        </w:r>
        <w:r w:rsidR="00126747" w:rsidRPr="00C44101">
          <w:rPr>
            <w:rStyle w:val="Lienhypertexte"/>
            <w:rFonts w:cs="Arial"/>
            <w:noProof/>
          </w:rPr>
          <w:t>Méthode d’évaluation des performances des stratégies de bridage</w:t>
        </w:r>
        <w:r w:rsidR="00126747">
          <w:rPr>
            <w:noProof/>
            <w:webHidden/>
          </w:rPr>
          <w:tab/>
        </w:r>
        <w:r w:rsidR="00126747">
          <w:rPr>
            <w:noProof/>
            <w:webHidden/>
          </w:rPr>
          <w:fldChar w:fldCharType="begin"/>
        </w:r>
        <w:r w:rsidR="00126747">
          <w:rPr>
            <w:noProof/>
            <w:webHidden/>
          </w:rPr>
          <w:instrText xml:space="preserve"> PAGEREF _Toc18874369 \h </w:instrText>
        </w:r>
        <w:r w:rsidR="00126747">
          <w:rPr>
            <w:noProof/>
            <w:webHidden/>
          </w:rPr>
        </w:r>
        <w:r w:rsidR="00126747">
          <w:rPr>
            <w:noProof/>
            <w:webHidden/>
          </w:rPr>
          <w:fldChar w:fldCharType="separate"/>
        </w:r>
        <w:r w:rsidR="00126747">
          <w:rPr>
            <w:noProof/>
            <w:webHidden/>
          </w:rPr>
          <w:t>25</w:t>
        </w:r>
        <w:r w:rsidR="00126747">
          <w:rPr>
            <w:noProof/>
            <w:webHidden/>
          </w:rPr>
          <w:fldChar w:fldCharType="end"/>
        </w:r>
      </w:hyperlink>
    </w:p>
    <w:p w14:paraId="2D15BC52" w14:textId="784AA3BB" w:rsidR="00126747" w:rsidRDefault="00CC6269">
      <w:pPr>
        <w:pStyle w:val="TM1"/>
        <w:tabs>
          <w:tab w:val="left" w:pos="960"/>
          <w:tab w:val="right" w:leader="underscore" w:pos="9062"/>
        </w:tabs>
        <w:rPr>
          <w:rFonts w:eastAsiaTheme="minorEastAsia" w:cstheme="minorBidi"/>
          <w:b w:val="0"/>
          <w:bCs w:val="0"/>
          <w:i w:val="0"/>
          <w:iCs w:val="0"/>
          <w:noProof/>
          <w:sz w:val="22"/>
          <w:szCs w:val="22"/>
        </w:rPr>
      </w:pPr>
      <w:hyperlink w:anchor="_Toc18874370" w:history="1">
        <w:r w:rsidR="00126747" w:rsidRPr="00C44101">
          <w:rPr>
            <w:rStyle w:val="Lienhypertexte"/>
            <w:rFonts w:cs="Arial"/>
            <w:noProof/>
          </w:rPr>
          <w:t>2.2.3.1</w:t>
        </w:r>
        <w:r w:rsidR="00126747">
          <w:rPr>
            <w:rFonts w:eastAsiaTheme="minorEastAsia" w:cstheme="minorBidi"/>
            <w:b w:val="0"/>
            <w:bCs w:val="0"/>
            <w:i w:val="0"/>
            <w:iCs w:val="0"/>
            <w:noProof/>
            <w:sz w:val="22"/>
            <w:szCs w:val="22"/>
          </w:rPr>
          <w:tab/>
        </w:r>
        <w:r w:rsidR="00126747" w:rsidRPr="00C44101">
          <w:rPr>
            <w:rStyle w:val="Lienhypertexte"/>
            <w:rFonts w:cs="Arial"/>
            <w:noProof/>
          </w:rPr>
          <w:t>Courbe de performance d’une stratégie de bridage basée sur modèle aléatoire, d’une stratégie de bridage Idéale et d’une stratégie envisageable</w:t>
        </w:r>
        <w:r w:rsidR="00126747">
          <w:rPr>
            <w:noProof/>
            <w:webHidden/>
          </w:rPr>
          <w:tab/>
        </w:r>
        <w:r w:rsidR="00126747">
          <w:rPr>
            <w:noProof/>
            <w:webHidden/>
          </w:rPr>
          <w:fldChar w:fldCharType="begin"/>
        </w:r>
        <w:r w:rsidR="00126747">
          <w:rPr>
            <w:noProof/>
            <w:webHidden/>
          </w:rPr>
          <w:instrText xml:space="preserve"> PAGEREF _Toc18874370 \h </w:instrText>
        </w:r>
        <w:r w:rsidR="00126747">
          <w:rPr>
            <w:noProof/>
            <w:webHidden/>
          </w:rPr>
        </w:r>
        <w:r w:rsidR="00126747">
          <w:rPr>
            <w:noProof/>
            <w:webHidden/>
          </w:rPr>
          <w:fldChar w:fldCharType="separate"/>
        </w:r>
        <w:r w:rsidR="00126747">
          <w:rPr>
            <w:noProof/>
            <w:webHidden/>
          </w:rPr>
          <w:t>25</w:t>
        </w:r>
        <w:r w:rsidR="00126747">
          <w:rPr>
            <w:noProof/>
            <w:webHidden/>
          </w:rPr>
          <w:fldChar w:fldCharType="end"/>
        </w:r>
      </w:hyperlink>
    </w:p>
    <w:p w14:paraId="35E66391" w14:textId="06E927E5" w:rsidR="00126747" w:rsidRDefault="00CC6269">
      <w:pPr>
        <w:pStyle w:val="TM1"/>
        <w:tabs>
          <w:tab w:val="left" w:pos="960"/>
          <w:tab w:val="right" w:leader="underscore" w:pos="9062"/>
        </w:tabs>
        <w:rPr>
          <w:rFonts w:eastAsiaTheme="minorEastAsia" w:cstheme="minorBidi"/>
          <w:b w:val="0"/>
          <w:bCs w:val="0"/>
          <w:i w:val="0"/>
          <w:iCs w:val="0"/>
          <w:noProof/>
          <w:sz w:val="22"/>
          <w:szCs w:val="22"/>
        </w:rPr>
      </w:pPr>
      <w:hyperlink w:anchor="_Toc18874371" w:history="1">
        <w:r w:rsidR="00126747" w:rsidRPr="00C44101">
          <w:rPr>
            <w:rStyle w:val="Lienhypertexte"/>
            <w:rFonts w:cs="Arial"/>
            <w:noProof/>
          </w:rPr>
          <w:t>2.2.3.2</w:t>
        </w:r>
        <w:r w:rsidR="00126747">
          <w:rPr>
            <w:rFonts w:eastAsiaTheme="minorEastAsia" w:cstheme="minorBidi"/>
            <w:b w:val="0"/>
            <w:bCs w:val="0"/>
            <w:i w:val="0"/>
            <w:iCs w:val="0"/>
            <w:noProof/>
            <w:sz w:val="22"/>
            <w:szCs w:val="22"/>
          </w:rPr>
          <w:tab/>
        </w:r>
        <w:r w:rsidR="00126747" w:rsidRPr="00C44101">
          <w:rPr>
            <w:rStyle w:val="Lienhypertexte"/>
            <w:rFonts w:cs="Arial"/>
            <w:noProof/>
          </w:rPr>
          <w:t>Métrique de comparaison des stratégies de bridages</w:t>
        </w:r>
        <w:r w:rsidR="00126747">
          <w:rPr>
            <w:noProof/>
            <w:webHidden/>
          </w:rPr>
          <w:tab/>
        </w:r>
        <w:r w:rsidR="00126747">
          <w:rPr>
            <w:noProof/>
            <w:webHidden/>
          </w:rPr>
          <w:fldChar w:fldCharType="begin"/>
        </w:r>
        <w:r w:rsidR="00126747">
          <w:rPr>
            <w:noProof/>
            <w:webHidden/>
          </w:rPr>
          <w:instrText xml:space="preserve"> PAGEREF _Toc18874371 \h </w:instrText>
        </w:r>
        <w:r w:rsidR="00126747">
          <w:rPr>
            <w:noProof/>
            <w:webHidden/>
          </w:rPr>
        </w:r>
        <w:r w:rsidR="00126747">
          <w:rPr>
            <w:noProof/>
            <w:webHidden/>
          </w:rPr>
          <w:fldChar w:fldCharType="separate"/>
        </w:r>
        <w:r w:rsidR="00126747">
          <w:rPr>
            <w:noProof/>
            <w:webHidden/>
          </w:rPr>
          <w:t>26</w:t>
        </w:r>
        <w:r w:rsidR="00126747">
          <w:rPr>
            <w:noProof/>
            <w:webHidden/>
          </w:rPr>
          <w:fldChar w:fldCharType="end"/>
        </w:r>
      </w:hyperlink>
    </w:p>
    <w:p w14:paraId="628679FB" w14:textId="6E27A05A"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72" w:history="1">
        <w:r w:rsidR="00126747" w:rsidRPr="00C44101">
          <w:rPr>
            <w:rStyle w:val="Lienhypertexte"/>
            <w:rFonts w:cs="Arial"/>
            <w:noProof/>
          </w:rPr>
          <w:t>2.3</w:t>
        </w:r>
        <w:r w:rsidR="00126747">
          <w:rPr>
            <w:rFonts w:eastAsiaTheme="minorEastAsia" w:cstheme="minorBidi"/>
            <w:b w:val="0"/>
            <w:bCs w:val="0"/>
            <w:i w:val="0"/>
            <w:iCs w:val="0"/>
            <w:noProof/>
            <w:sz w:val="22"/>
            <w:szCs w:val="22"/>
          </w:rPr>
          <w:tab/>
        </w:r>
        <w:r w:rsidR="00126747" w:rsidRPr="00C44101">
          <w:rPr>
            <w:rStyle w:val="Lienhypertexte"/>
            <w:rFonts w:cs="Arial"/>
            <w:noProof/>
          </w:rPr>
          <w:t>Production d’énergie (Et)</w:t>
        </w:r>
        <w:r w:rsidR="00126747">
          <w:rPr>
            <w:noProof/>
            <w:webHidden/>
          </w:rPr>
          <w:tab/>
        </w:r>
        <w:r w:rsidR="00126747">
          <w:rPr>
            <w:noProof/>
            <w:webHidden/>
          </w:rPr>
          <w:fldChar w:fldCharType="begin"/>
        </w:r>
        <w:r w:rsidR="00126747">
          <w:rPr>
            <w:noProof/>
            <w:webHidden/>
          </w:rPr>
          <w:instrText xml:space="preserve"> PAGEREF _Toc18874372 \h </w:instrText>
        </w:r>
        <w:r w:rsidR="00126747">
          <w:rPr>
            <w:noProof/>
            <w:webHidden/>
          </w:rPr>
        </w:r>
        <w:r w:rsidR="00126747">
          <w:rPr>
            <w:noProof/>
            <w:webHidden/>
          </w:rPr>
          <w:fldChar w:fldCharType="separate"/>
        </w:r>
        <w:r w:rsidR="00126747">
          <w:rPr>
            <w:noProof/>
            <w:webHidden/>
          </w:rPr>
          <w:t>28</w:t>
        </w:r>
        <w:r w:rsidR="00126747">
          <w:rPr>
            <w:noProof/>
            <w:webHidden/>
          </w:rPr>
          <w:fldChar w:fldCharType="end"/>
        </w:r>
      </w:hyperlink>
    </w:p>
    <w:p w14:paraId="5C0276E3" w14:textId="186C6D06"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73" w:history="1">
        <w:r w:rsidR="00126747" w:rsidRPr="00C44101">
          <w:rPr>
            <w:rStyle w:val="Lienhypertexte"/>
            <w:rFonts w:cs="Arial"/>
            <w:noProof/>
          </w:rPr>
          <w:t>2.4</w:t>
        </w:r>
        <w:r w:rsidR="00126747">
          <w:rPr>
            <w:rFonts w:eastAsiaTheme="minorEastAsia" w:cstheme="minorBidi"/>
            <w:b w:val="0"/>
            <w:bCs w:val="0"/>
            <w:i w:val="0"/>
            <w:iCs w:val="0"/>
            <w:noProof/>
            <w:sz w:val="22"/>
            <w:szCs w:val="22"/>
          </w:rPr>
          <w:tab/>
        </w:r>
        <w:r w:rsidR="00126747" w:rsidRPr="00C44101">
          <w:rPr>
            <w:rStyle w:val="Lienhypertexte"/>
            <w:rFonts w:cs="Arial"/>
            <w:noProof/>
          </w:rPr>
          <w:t>Les modèles additifs généralisés hiérarchiques (HGAM) et les modèles linéaires généralisés</w:t>
        </w:r>
        <w:r w:rsidR="00126747">
          <w:rPr>
            <w:noProof/>
            <w:webHidden/>
          </w:rPr>
          <w:tab/>
        </w:r>
        <w:r w:rsidR="00126747">
          <w:rPr>
            <w:noProof/>
            <w:webHidden/>
          </w:rPr>
          <w:fldChar w:fldCharType="begin"/>
        </w:r>
        <w:r w:rsidR="00126747">
          <w:rPr>
            <w:noProof/>
            <w:webHidden/>
          </w:rPr>
          <w:instrText xml:space="preserve"> PAGEREF _Toc18874373 \h </w:instrText>
        </w:r>
        <w:r w:rsidR="00126747">
          <w:rPr>
            <w:noProof/>
            <w:webHidden/>
          </w:rPr>
        </w:r>
        <w:r w:rsidR="00126747">
          <w:rPr>
            <w:noProof/>
            <w:webHidden/>
          </w:rPr>
          <w:fldChar w:fldCharType="separate"/>
        </w:r>
        <w:r w:rsidR="00126747">
          <w:rPr>
            <w:noProof/>
            <w:webHidden/>
          </w:rPr>
          <w:t>31</w:t>
        </w:r>
        <w:r w:rsidR="00126747">
          <w:rPr>
            <w:noProof/>
            <w:webHidden/>
          </w:rPr>
          <w:fldChar w:fldCharType="end"/>
        </w:r>
      </w:hyperlink>
    </w:p>
    <w:p w14:paraId="6597C119" w14:textId="4722FA4C"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74" w:history="1">
        <w:r w:rsidR="00126747" w:rsidRPr="00C44101">
          <w:rPr>
            <w:rStyle w:val="Lienhypertexte"/>
            <w:rFonts w:cs="Arial"/>
            <w:noProof/>
          </w:rPr>
          <w:t>2.4.1</w:t>
        </w:r>
        <w:r w:rsidR="00126747">
          <w:rPr>
            <w:rFonts w:eastAsiaTheme="minorEastAsia" w:cstheme="minorBidi"/>
            <w:b w:val="0"/>
            <w:bCs w:val="0"/>
            <w:i w:val="0"/>
            <w:iCs w:val="0"/>
            <w:noProof/>
            <w:sz w:val="22"/>
            <w:szCs w:val="22"/>
          </w:rPr>
          <w:tab/>
        </w:r>
        <w:r w:rsidR="00126747" w:rsidRPr="00C44101">
          <w:rPr>
            <w:rStyle w:val="Lienhypertexte"/>
            <w:rFonts w:cs="Arial"/>
            <w:noProof/>
          </w:rPr>
          <w:t>Les modèles linéaires généralisés (GLM)</w:t>
        </w:r>
        <w:r w:rsidR="00126747">
          <w:rPr>
            <w:noProof/>
            <w:webHidden/>
          </w:rPr>
          <w:tab/>
        </w:r>
        <w:r w:rsidR="00126747">
          <w:rPr>
            <w:noProof/>
            <w:webHidden/>
          </w:rPr>
          <w:fldChar w:fldCharType="begin"/>
        </w:r>
        <w:r w:rsidR="00126747">
          <w:rPr>
            <w:noProof/>
            <w:webHidden/>
          </w:rPr>
          <w:instrText xml:space="preserve"> PAGEREF _Toc18874374 \h </w:instrText>
        </w:r>
        <w:r w:rsidR="00126747">
          <w:rPr>
            <w:noProof/>
            <w:webHidden/>
          </w:rPr>
        </w:r>
        <w:r w:rsidR="00126747">
          <w:rPr>
            <w:noProof/>
            <w:webHidden/>
          </w:rPr>
          <w:fldChar w:fldCharType="separate"/>
        </w:r>
        <w:r w:rsidR="00126747">
          <w:rPr>
            <w:noProof/>
            <w:webHidden/>
          </w:rPr>
          <w:t>31</w:t>
        </w:r>
        <w:r w:rsidR="00126747">
          <w:rPr>
            <w:noProof/>
            <w:webHidden/>
          </w:rPr>
          <w:fldChar w:fldCharType="end"/>
        </w:r>
      </w:hyperlink>
    </w:p>
    <w:p w14:paraId="09D7C5BC" w14:textId="19E04D40"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75" w:history="1">
        <w:r w:rsidR="00126747" w:rsidRPr="00C44101">
          <w:rPr>
            <w:rStyle w:val="Lienhypertexte"/>
            <w:rFonts w:cs="Arial"/>
            <w:noProof/>
          </w:rPr>
          <w:t>2.4.2</w:t>
        </w:r>
        <w:r w:rsidR="00126747">
          <w:rPr>
            <w:rFonts w:eastAsiaTheme="minorEastAsia" w:cstheme="minorBidi"/>
            <w:b w:val="0"/>
            <w:bCs w:val="0"/>
            <w:i w:val="0"/>
            <w:iCs w:val="0"/>
            <w:noProof/>
            <w:sz w:val="22"/>
            <w:szCs w:val="22"/>
          </w:rPr>
          <w:tab/>
        </w:r>
        <w:r w:rsidR="00126747" w:rsidRPr="00C44101">
          <w:rPr>
            <w:rStyle w:val="Lienhypertexte"/>
            <w:rFonts w:cs="Arial"/>
            <w:noProof/>
          </w:rPr>
          <w:t>Les modèles additifs généralisé hiérarchiques (HGAM)</w:t>
        </w:r>
        <w:r w:rsidR="00126747">
          <w:rPr>
            <w:noProof/>
            <w:webHidden/>
          </w:rPr>
          <w:tab/>
        </w:r>
        <w:r w:rsidR="00126747">
          <w:rPr>
            <w:noProof/>
            <w:webHidden/>
          </w:rPr>
          <w:fldChar w:fldCharType="begin"/>
        </w:r>
        <w:r w:rsidR="00126747">
          <w:rPr>
            <w:noProof/>
            <w:webHidden/>
          </w:rPr>
          <w:instrText xml:space="preserve"> PAGEREF _Toc18874375 \h </w:instrText>
        </w:r>
        <w:r w:rsidR="00126747">
          <w:rPr>
            <w:noProof/>
            <w:webHidden/>
          </w:rPr>
        </w:r>
        <w:r w:rsidR="00126747">
          <w:rPr>
            <w:noProof/>
            <w:webHidden/>
          </w:rPr>
          <w:fldChar w:fldCharType="separate"/>
        </w:r>
        <w:r w:rsidR="00126747">
          <w:rPr>
            <w:noProof/>
            <w:webHidden/>
          </w:rPr>
          <w:t>31</w:t>
        </w:r>
        <w:r w:rsidR="00126747">
          <w:rPr>
            <w:noProof/>
            <w:webHidden/>
          </w:rPr>
          <w:fldChar w:fldCharType="end"/>
        </w:r>
      </w:hyperlink>
    </w:p>
    <w:p w14:paraId="35C9751F" w14:textId="51FDB9D2"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76" w:history="1">
        <w:r w:rsidR="00126747" w:rsidRPr="00C44101">
          <w:rPr>
            <w:rStyle w:val="Lienhypertexte"/>
            <w:rFonts w:cs="Arial"/>
            <w:noProof/>
          </w:rPr>
          <w:t>2.4.3</w:t>
        </w:r>
        <w:r w:rsidR="00126747">
          <w:rPr>
            <w:rFonts w:eastAsiaTheme="minorEastAsia" w:cstheme="minorBidi"/>
            <w:b w:val="0"/>
            <w:bCs w:val="0"/>
            <w:i w:val="0"/>
            <w:iCs w:val="0"/>
            <w:noProof/>
            <w:sz w:val="22"/>
            <w:szCs w:val="22"/>
          </w:rPr>
          <w:tab/>
        </w:r>
        <w:r w:rsidR="00126747" w:rsidRPr="00C44101">
          <w:rPr>
            <w:rStyle w:val="Lienhypertexte"/>
            <w:rFonts w:cs="Arial"/>
            <w:noProof/>
          </w:rPr>
          <w:t>Les familles de distribution</w:t>
        </w:r>
        <w:r w:rsidR="00126747">
          <w:rPr>
            <w:noProof/>
            <w:webHidden/>
          </w:rPr>
          <w:tab/>
        </w:r>
        <w:r w:rsidR="00126747">
          <w:rPr>
            <w:noProof/>
            <w:webHidden/>
          </w:rPr>
          <w:fldChar w:fldCharType="begin"/>
        </w:r>
        <w:r w:rsidR="00126747">
          <w:rPr>
            <w:noProof/>
            <w:webHidden/>
          </w:rPr>
          <w:instrText xml:space="preserve"> PAGEREF _Toc18874376 \h </w:instrText>
        </w:r>
        <w:r w:rsidR="00126747">
          <w:rPr>
            <w:noProof/>
            <w:webHidden/>
          </w:rPr>
        </w:r>
        <w:r w:rsidR="00126747">
          <w:rPr>
            <w:noProof/>
            <w:webHidden/>
          </w:rPr>
          <w:fldChar w:fldCharType="separate"/>
        </w:r>
        <w:r w:rsidR="00126747">
          <w:rPr>
            <w:noProof/>
            <w:webHidden/>
          </w:rPr>
          <w:t>34</w:t>
        </w:r>
        <w:r w:rsidR="00126747">
          <w:rPr>
            <w:noProof/>
            <w:webHidden/>
          </w:rPr>
          <w:fldChar w:fldCharType="end"/>
        </w:r>
      </w:hyperlink>
    </w:p>
    <w:p w14:paraId="0C9EE61B" w14:textId="6539DF6A"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77" w:history="1">
        <w:r w:rsidR="00126747" w:rsidRPr="00C44101">
          <w:rPr>
            <w:rStyle w:val="Lienhypertexte"/>
            <w:rFonts w:cs="Arial"/>
            <w:noProof/>
          </w:rPr>
          <w:t>2.5</w:t>
        </w:r>
        <w:r w:rsidR="00126747">
          <w:rPr>
            <w:rFonts w:eastAsiaTheme="minorEastAsia" w:cstheme="minorBidi"/>
            <w:b w:val="0"/>
            <w:bCs w:val="0"/>
            <w:i w:val="0"/>
            <w:iCs w:val="0"/>
            <w:noProof/>
            <w:sz w:val="22"/>
            <w:szCs w:val="22"/>
          </w:rPr>
          <w:tab/>
        </w:r>
        <w:r w:rsidR="00126747" w:rsidRPr="00C44101">
          <w:rPr>
            <w:rStyle w:val="Lienhypertexte"/>
            <w:rFonts w:cs="Arial"/>
            <w:noProof/>
          </w:rPr>
          <w:t>Sélection de modèle</w:t>
        </w:r>
        <w:r w:rsidR="00126747">
          <w:rPr>
            <w:noProof/>
            <w:webHidden/>
          </w:rPr>
          <w:tab/>
        </w:r>
        <w:r w:rsidR="00126747">
          <w:rPr>
            <w:noProof/>
            <w:webHidden/>
          </w:rPr>
          <w:fldChar w:fldCharType="begin"/>
        </w:r>
        <w:r w:rsidR="00126747">
          <w:rPr>
            <w:noProof/>
            <w:webHidden/>
          </w:rPr>
          <w:instrText xml:space="preserve"> PAGEREF _Toc18874377 \h </w:instrText>
        </w:r>
        <w:r w:rsidR="00126747">
          <w:rPr>
            <w:noProof/>
            <w:webHidden/>
          </w:rPr>
        </w:r>
        <w:r w:rsidR="00126747">
          <w:rPr>
            <w:noProof/>
            <w:webHidden/>
          </w:rPr>
          <w:fldChar w:fldCharType="separate"/>
        </w:r>
        <w:r w:rsidR="00126747">
          <w:rPr>
            <w:noProof/>
            <w:webHidden/>
          </w:rPr>
          <w:t>35</w:t>
        </w:r>
        <w:r w:rsidR="00126747">
          <w:rPr>
            <w:noProof/>
            <w:webHidden/>
          </w:rPr>
          <w:fldChar w:fldCharType="end"/>
        </w:r>
      </w:hyperlink>
    </w:p>
    <w:p w14:paraId="46EE43FE" w14:textId="0BE5EFE8"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78" w:history="1">
        <w:r w:rsidR="00126747" w:rsidRPr="00C44101">
          <w:rPr>
            <w:rStyle w:val="Lienhypertexte"/>
            <w:rFonts w:cs="Arial"/>
            <w:noProof/>
          </w:rPr>
          <w:t>2.5.1</w:t>
        </w:r>
        <w:r w:rsidR="00126747">
          <w:rPr>
            <w:rFonts w:eastAsiaTheme="minorEastAsia" w:cstheme="minorBidi"/>
            <w:b w:val="0"/>
            <w:bCs w:val="0"/>
            <w:i w:val="0"/>
            <w:iCs w:val="0"/>
            <w:noProof/>
            <w:sz w:val="22"/>
            <w:szCs w:val="22"/>
          </w:rPr>
          <w:tab/>
        </w:r>
        <w:r w:rsidR="00126747" w:rsidRPr="00C44101">
          <w:rPr>
            <w:rStyle w:val="Lienhypertexte"/>
            <w:rFonts w:eastAsia="Times New Roman" w:cs="Arial"/>
            <w:noProof/>
          </w:rPr>
          <w:t>Le critère d’information d’Akaïke (AIC)</w:t>
        </w:r>
        <w:r w:rsidR="00126747">
          <w:rPr>
            <w:noProof/>
            <w:webHidden/>
          </w:rPr>
          <w:tab/>
        </w:r>
        <w:r w:rsidR="00126747">
          <w:rPr>
            <w:noProof/>
            <w:webHidden/>
          </w:rPr>
          <w:fldChar w:fldCharType="begin"/>
        </w:r>
        <w:r w:rsidR="00126747">
          <w:rPr>
            <w:noProof/>
            <w:webHidden/>
          </w:rPr>
          <w:instrText xml:space="preserve"> PAGEREF _Toc18874378 \h </w:instrText>
        </w:r>
        <w:r w:rsidR="00126747">
          <w:rPr>
            <w:noProof/>
            <w:webHidden/>
          </w:rPr>
        </w:r>
        <w:r w:rsidR="00126747">
          <w:rPr>
            <w:noProof/>
            <w:webHidden/>
          </w:rPr>
          <w:fldChar w:fldCharType="separate"/>
        </w:r>
        <w:r w:rsidR="00126747">
          <w:rPr>
            <w:noProof/>
            <w:webHidden/>
          </w:rPr>
          <w:t>35</w:t>
        </w:r>
        <w:r w:rsidR="00126747">
          <w:rPr>
            <w:noProof/>
            <w:webHidden/>
          </w:rPr>
          <w:fldChar w:fldCharType="end"/>
        </w:r>
      </w:hyperlink>
    </w:p>
    <w:p w14:paraId="3DB34B3A" w14:textId="4BCC7A89"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79" w:history="1">
        <w:r w:rsidR="00126747" w:rsidRPr="00C44101">
          <w:rPr>
            <w:rStyle w:val="Lienhypertexte"/>
            <w:rFonts w:cs="Arial"/>
            <w:noProof/>
          </w:rPr>
          <w:t>2.5.2</w:t>
        </w:r>
        <w:r w:rsidR="00126747">
          <w:rPr>
            <w:rFonts w:eastAsiaTheme="minorEastAsia" w:cstheme="minorBidi"/>
            <w:b w:val="0"/>
            <w:bCs w:val="0"/>
            <w:i w:val="0"/>
            <w:iCs w:val="0"/>
            <w:noProof/>
            <w:sz w:val="22"/>
            <w:szCs w:val="22"/>
          </w:rPr>
          <w:tab/>
        </w:r>
        <w:r w:rsidR="00126747" w:rsidRPr="00C44101">
          <w:rPr>
            <w:rStyle w:val="Lienhypertexte"/>
            <w:rFonts w:cs="Arial"/>
            <w:noProof/>
          </w:rPr>
          <w:t>Validation croisée</w:t>
        </w:r>
        <w:r w:rsidR="00126747">
          <w:rPr>
            <w:noProof/>
            <w:webHidden/>
          </w:rPr>
          <w:tab/>
        </w:r>
        <w:r w:rsidR="00126747">
          <w:rPr>
            <w:noProof/>
            <w:webHidden/>
          </w:rPr>
          <w:fldChar w:fldCharType="begin"/>
        </w:r>
        <w:r w:rsidR="00126747">
          <w:rPr>
            <w:noProof/>
            <w:webHidden/>
          </w:rPr>
          <w:instrText xml:space="preserve"> PAGEREF _Toc18874379 \h </w:instrText>
        </w:r>
        <w:r w:rsidR="00126747">
          <w:rPr>
            <w:noProof/>
            <w:webHidden/>
          </w:rPr>
        </w:r>
        <w:r w:rsidR="00126747">
          <w:rPr>
            <w:noProof/>
            <w:webHidden/>
          </w:rPr>
          <w:fldChar w:fldCharType="separate"/>
        </w:r>
        <w:r w:rsidR="00126747">
          <w:rPr>
            <w:noProof/>
            <w:webHidden/>
          </w:rPr>
          <w:t>36</w:t>
        </w:r>
        <w:r w:rsidR="00126747">
          <w:rPr>
            <w:noProof/>
            <w:webHidden/>
          </w:rPr>
          <w:fldChar w:fldCharType="end"/>
        </w:r>
      </w:hyperlink>
    </w:p>
    <w:p w14:paraId="2259D5C0" w14:textId="7F1199A7" w:rsidR="00126747" w:rsidRDefault="00CC6269">
      <w:pPr>
        <w:pStyle w:val="TM1"/>
        <w:tabs>
          <w:tab w:val="left" w:pos="960"/>
          <w:tab w:val="right" w:leader="underscore" w:pos="9062"/>
        </w:tabs>
        <w:rPr>
          <w:rFonts w:eastAsiaTheme="minorEastAsia" w:cstheme="minorBidi"/>
          <w:b w:val="0"/>
          <w:bCs w:val="0"/>
          <w:i w:val="0"/>
          <w:iCs w:val="0"/>
          <w:noProof/>
          <w:sz w:val="22"/>
          <w:szCs w:val="22"/>
        </w:rPr>
      </w:pPr>
      <w:hyperlink w:anchor="_Toc18874380" w:history="1">
        <w:r w:rsidR="00126747" w:rsidRPr="00C44101">
          <w:rPr>
            <w:rStyle w:val="Lienhypertexte"/>
            <w:rFonts w:cs="Arial"/>
            <w:noProof/>
          </w:rPr>
          <w:t>2.5.2.1</w:t>
        </w:r>
        <w:r w:rsidR="00126747">
          <w:rPr>
            <w:rFonts w:eastAsiaTheme="minorEastAsia" w:cstheme="minorBidi"/>
            <w:b w:val="0"/>
            <w:bCs w:val="0"/>
            <w:i w:val="0"/>
            <w:iCs w:val="0"/>
            <w:noProof/>
            <w:sz w:val="22"/>
            <w:szCs w:val="22"/>
          </w:rPr>
          <w:tab/>
        </w:r>
        <w:r w:rsidR="00126747" w:rsidRPr="00C44101">
          <w:rPr>
            <w:rStyle w:val="Lienhypertexte"/>
            <w:rFonts w:cs="Arial"/>
            <w:noProof/>
          </w:rPr>
          <w:t>Principe</w:t>
        </w:r>
        <w:r w:rsidR="00126747">
          <w:rPr>
            <w:noProof/>
            <w:webHidden/>
          </w:rPr>
          <w:tab/>
        </w:r>
        <w:r w:rsidR="00126747">
          <w:rPr>
            <w:noProof/>
            <w:webHidden/>
          </w:rPr>
          <w:fldChar w:fldCharType="begin"/>
        </w:r>
        <w:r w:rsidR="00126747">
          <w:rPr>
            <w:noProof/>
            <w:webHidden/>
          </w:rPr>
          <w:instrText xml:space="preserve"> PAGEREF _Toc18874380 \h </w:instrText>
        </w:r>
        <w:r w:rsidR="00126747">
          <w:rPr>
            <w:noProof/>
            <w:webHidden/>
          </w:rPr>
        </w:r>
        <w:r w:rsidR="00126747">
          <w:rPr>
            <w:noProof/>
            <w:webHidden/>
          </w:rPr>
          <w:fldChar w:fldCharType="separate"/>
        </w:r>
        <w:r w:rsidR="00126747">
          <w:rPr>
            <w:noProof/>
            <w:webHidden/>
          </w:rPr>
          <w:t>36</w:t>
        </w:r>
        <w:r w:rsidR="00126747">
          <w:rPr>
            <w:noProof/>
            <w:webHidden/>
          </w:rPr>
          <w:fldChar w:fldCharType="end"/>
        </w:r>
      </w:hyperlink>
    </w:p>
    <w:p w14:paraId="6B69ECE1" w14:textId="4F168106" w:rsidR="00126747" w:rsidRDefault="00CC6269">
      <w:pPr>
        <w:pStyle w:val="TM1"/>
        <w:tabs>
          <w:tab w:val="left" w:pos="960"/>
          <w:tab w:val="right" w:leader="underscore" w:pos="9062"/>
        </w:tabs>
        <w:rPr>
          <w:rFonts w:eastAsiaTheme="minorEastAsia" w:cstheme="minorBidi"/>
          <w:b w:val="0"/>
          <w:bCs w:val="0"/>
          <w:i w:val="0"/>
          <w:iCs w:val="0"/>
          <w:noProof/>
          <w:sz w:val="22"/>
          <w:szCs w:val="22"/>
        </w:rPr>
      </w:pPr>
      <w:hyperlink w:anchor="_Toc18874381" w:history="1">
        <w:r w:rsidR="00126747" w:rsidRPr="00C44101">
          <w:rPr>
            <w:rStyle w:val="Lienhypertexte"/>
            <w:rFonts w:cs="Arial"/>
            <w:noProof/>
          </w:rPr>
          <w:t>2.5.2.2</w:t>
        </w:r>
        <w:r w:rsidR="00126747">
          <w:rPr>
            <w:rFonts w:eastAsiaTheme="minorEastAsia" w:cstheme="minorBidi"/>
            <w:b w:val="0"/>
            <w:bCs w:val="0"/>
            <w:i w:val="0"/>
            <w:iCs w:val="0"/>
            <w:noProof/>
            <w:sz w:val="22"/>
            <w:szCs w:val="22"/>
          </w:rPr>
          <w:tab/>
        </w:r>
        <w:r w:rsidR="00126747" w:rsidRPr="00C44101">
          <w:rPr>
            <w:rStyle w:val="Lienhypertexte"/>
            <w:rFonts w:cs="Arial"/>
            <w:noProof/>
          </w:rPr>
          <w:t>Partitionnement du jeu de donnée pour la validation croisée</w:t>
        </w:r>
        <w:r w:rsidR="00126747">
          <w:rPr>
            <w:noProof/>
            <w:webHidden/>
          </w:rPr>
          <w:tab/>
        </w:r>
        <w:r w:rsidR="00126747">
          <w:rPr>
            <w:noProof/>
            <w:webHidden/>
          </w:rPr>
          <w:fldChar w:fldCharType="begin"/>
        </w:r>
        <w:r w:rsidR="00126747">
          <w:rPr>
            <w:noProof/>
            <w:webHidden/>
          </w:rPr>
          <w:instrText xml:space="preserve"> PAGEREF _Toc18874381 \h </w:instrText>
        </w:r>
        <w:r w:rsidR="00126747">
          <w:rPr>
            <w:noProof/>
            <w:webHidden/>
          </w:rPr>
        </w:r>
        <w:r w:rsidR="00126747">
          <w:rPr>
            <w:noProof/>
            <w:webHidden/>
          </w:rPr>
          <w:fldChar w:fldCharType="separate"/>
        </w:r>
        <w:r w:rsidR="00126747">
          <w:rPr>
            <w:noProof/>
            <w:webHidden/>
          </w:rPr>
          <w:t>36</w:t>
        </w:r>
        <w:r w:rsidR="00126747">
          <w:rPr>
            <w:noProof/>
            <w:webHidden/>
          </w:rPr>
          <w:fldChar w:fldCharType="end"/>
        </w:r>
      </w:hyperlink>
    </w:p>
    <w:p w14:paraId="59B1748A" w14:textId="584CAC6D"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82" w:history="1">
        <w:r w:rsidR="00126747" w:rsidRPr="00C44101">
          <w:rPr>
            <w:rStyle w:val="Lienhypertexte"/>
            <w:rFonts w:cs="Arial"/>
            <w:noProof/>
          </w:rPr>
          <w:t>2.6</w:t>
        </w:r>
        <w:r w:rsidR="00126747">
          <w:rPr>
            <w:rFonts w:eastAsiaTheme="minorEastAsia" w:cstheme="minorBidi"/>
            <w:b w:val="0"/>
            <w:bCs w:val="0"/>
            <w:i w:val="0"/>
            <w:iCs w:val="0"/>
            <w:noProof/>
            <w:sz w:val="22"/>
            <w:szCs w:val="22"/>
          </w:rPr>
          <w:tab/>
        </w:r>
        <w:r w:rsidR="00126747" w:rsidRPr="00C44101">
          <w:rPr>
            <w:rStyle w:val="Lienhypertexte"/>
            <w:rFonts w:cs="Arial"/>
            <w:noProof/>
          </w:rPr>
          <w:t>Collecte de données et mise en forme du jeu de données</w:t>
        </w:r>
        <w:r w:rsidR="00126747">
          <w:rPr>
            <w:noProof/>
            <w:webHidden/>
          </w:rPr>
          <w:tab/>
        </w:r>
        <w:r w:rsidR="00126747">
          <w:rPr>
            <w:noProof/>
            <w:webHidden/>
          </w:rPr>
          <w:fldChar w:fldCharType="begin"/>
        </w:r>
        <w:r w:rsidR="00126747">
          <w:rPr>
            <w:noProof/>
            <w:webHidden/>
          </w:rPr>
          <w:instrText xml:space="preserve"> PAGEREF _Toc18874382 \h </w:instrText>
        </w:r>
        <w:r w:rsidR="00126747">
          <w:rPr>
            <w:noProof/>
            <w:webHidden/>
          </w:rPr>
        </w:r>
        <w:r w:rsidR="00126747">
          <w:rPr>
            <w:noProof/>
            <w:webHidden/>
          </w:rPr>
          <w:fldChar w:fldCharType="separate"/>
        </w:r>
        <w:r w:rsidR="00126747">
          <w:rPr>
            <w:noProof/>
            <w:webHidden/>
          </w:rPr>
          <w:t>37</w:t>
        </w:r>
        <w:r w:rsidR="00126747">
          <w:rPr>
            <w:noProof/>
            <w:webHidden/>
          </w:rPr>
          <w:fldChar w:fldCharType="end"/>
        </w:r>
      </w:hyperlink>
    </w:p>
    <w:p w14:paraId="07D0B544" w14:textId="0CEACC08"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83" w:history="1">
        <w:r w:rsidR="00126747" w:rsidRPr="00C44101">
          <w:rPr>
            <w:rStyle w:val="Lienhypertexte"/>
            <w:rFonts w:cs="Arial"/>
            <w:noProof/>
          </w:rPr>
          <w:t>2.6.1</w:t>
        </w:r>
        <w:r w:rsidR="00126747">
          <w:rPr>
            <w:rFonts w:eastAsiaTheme="minorEastAsia" w:cstheme="minorBidi"/>
            <w:b w:val="0"/>
            <w:bCs w:val="0"/>
            <w:i w:val="0"/>
            <w:iCs w:val="0"/>
            <w:noProof/>
            <w:sz w:val="22"/>
            <w:szCs w:val="22"/>
          </w:rPr>
          <w:tab/>
        </w:r>
        <w:r w:rsidR="00126747" w:rsidRPr="00C44101">
          <w:rPr>
            <w:rStyle w:val="Lienhypertexte"/>
            <w:rFonts w:cs="Arial"/>
            <w:noProof/>
          </w:rPr>
          <w:t>Zone d’étude</w:t>
        </w:r>
        <w:r w:rsidR="00126747">
          <w:rPr>
            <w:noProof/>
            <w:webHidden/>
          </w:rPr>
          <w:tab/>
        </w:r>
        <w:r w:rsidR="00126747">
          <w:rPr>
            <w:noProof/>
            <w:webHidden/>
          </w:rPr>
          <w:fldChar w:fldCharType="begin"/>
        </w:r>
        <w:r w:rsidR="00126747">
          <w:rPr>
            <w:noProof/>
            <w:webHidden/>
          </w:rPr>
          <w:instrText xml:space="preserve"> PAGEREF _Toc18874383 \h </w:instrText>
        </w:r>
        <w:r w:rsidR="00126747">
          <w:rPr>
            <w:noProof/>
            <w:webHidden/>
          </w:rPr>
        </w:r>
        <w:r w:rsidR="00126747">
          <w:rPr>
            <w:noProof/>
            <w:webHidden/>
          </w:rPr>
          <w:fldChar w:fldCharType="separate"/>
        </w:r>
        <w:r w:rsidR="00126747">
          <w:rPr>
            <w:noProof/>
            <w:webHidden/>
          </w:rPr>
          <w:t>37</w:t>
        </w:r>
        <w:r w:rsidR="00126747">
          <w:rPr>
            <w:noProof/>
            <w:webHidden/>
          </w:rPr>
          <w:fldChar w:fldCharType="end"/>
        </w:r>
      </w:hyperlink>
    </w:p>
    <w:p w14:paraId="6CC6B117" w14:textId="762999C5"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84" w:history="1">
        <w:r w:rsidR="00126747" w:rsidRPr="00C44101">
          <w:rPr>
            <w:rStyle w:val="Lienhypertexte"/>
            <w:rFonts w:cs="Arial"/>
            <w:noProof/>
          </w:rPr>
          <w:t>2.6.2</w:t>
        </w:r>
        <w:r w:rsidR="00126747">
          <w:rPr>
            <w:rFonts w:eastAsiaTheme="minorEastAsia" w:cstheme="minorBidi"/>
            <w:b w:val="0"/>
            <w:bCs w:val="0"/>
            <w:i w:val="0"/>
            <w:iCs w:val="0"/>
            <w:noProof/>
            <w:sz w:val="22"/>
            <w:szCs w:val="22"/>
          </w:rPr>
          <w:tab/>
        </w:r>
        <w:r w:rsidR="00126747" w:rsidRPr="00C44101">
          <w:rPr>
            <w:rStyle w:val="Lienhypertexte"/>
            <w:rFonts w:cs="Arial"/>
            <w:noProof/>
          </w:rPr>
          <w:t>Mise en forme du jeu de données</w:t>
        </w:r>
        <w:r w:rsidR="00126747">
          <w:rPr>
            <w:noProof/>
            <w:webHidden/>
          </w:rPr>
          <w:tab/>
        </w:r>
        <w:r w:rsidR="00126747">
          <w:rPr>
            <w:noProof/>
            <w:webHidden/>
          </w:rPr>
          <w:fldChar w:fldCharType="begin"/>
        </w:r>
        <w:r w:rsidR="00126747">
          <w:rPr>
            <w:noProof/>
            <w:webHidden/>
          </w:rPr>
          <w:instrText xml:space="preserve"> PAGEREF _Toc18874384 \h </w:instrText>
        </w:r>
        <w:r w:rsidR="00126747">
          <w:rPr>
            <w:noProof/>
            <w:webHidden/>
          </w:rPr>
        </w:r>
        <w:r w:rsidR="00126747">
          <w:rPr>
            <w:noProof/>
            <w:webHidden/>
          </w:rPr>
          <w:fldChar w:fldCharType="separate"/>
        </w:r>
        <w:r w:rsidR="00126747">
          <w:rPr>
            <w:noProof/>
            <w:webHidden/>
          </w:rPr>
          <w:t>39</w:t>
        </w:r>
        <w:r w:rsidR="00126747">
          <w:rPr>
            <w:noProof/>
            <w:webHidden/>
          </w:rPr>
          <w:fldChar w:fldCharType="end"/>
        </w:r>
      </w:hyperlink>
    </w:p>
    <w:p w14:paraId="1D84B2D3" w14:textId="77D99816" w:rsidR="00126747" w:rsidRDefault="00CC6269">
      <w:pPr>
        <w:pStyle w:val="TM1"/>
        <w:tabs>
          <w:tab w:val="left" w:pos="960"/>
          <w:tab w:val="right" w:leader="underscore" w:pos="9062"/>
        </w:tabs>
        <w:rPr>
          <w:rFonts w:eastAsiaTheme="minorEastAsia" w:cstheme="minorBidi"/>
          <w:b w:val="0"/>
          <w:bCs w:val="0"/>
          <w:i w:val="0"/>
          <w:iCs w:val="0"/>
          <w:noProof/>
          <w:sz w:val="22"/>
          <w:szCs w:val="22"/>
        </w:rPr>
      </w:pPr>
      <w:hyperlink w:anchor="_Toc18874385" w:history="1">
        <w:r w:rsidR="00126747" w:rsidRPr="00C44101">
          <w:rPr>
            <w:rStyle w:val="Lienhypertexte"/>
            <w:rFonts w:cs="Arial"/>
            <w:noProof/>
          </w:rPr>
          <w:t>2.6.2.1</w:t>
        </w:r>
        <w:r w:rsidR="00126747">
          <w:rPr>
            <w:rFonts w:eastAsiaTheme="minorEastAsia" w:cstheme="minorBidi"/>
            <w:b w:val="0"/>
            <w:bCs w:val="0"/>
            <w:i w:val="0"/>
            <w:iCs w:val="0"/>
            <w:noProof/>
            <w:sz w:val="22"/>
            <w:szCs w:val="22"/>
          </w:rPr>
          <w:tab/>
        </w:r>
        <w:r w:rsidR="00126747" w:rsidRPr="00C44101">
          <w:rPr>
            <w:rStyle w:val="Lienhypertexte"/>
            <w:rFonts w:cs="Arial"/>
            <w:noProof/>
          </w:rPr>
          <w:t>Prise en compte des périodes sans activité</w:t>
        </w:r>
        <w:r w:rsidR="00126747">
          <w:rPr>
            <w:noProof/>
            <w:webHidden/>
          </w:rPr>
          <w:tab/>
        </w:r>
        <w:r w:rsidR="00126747">
          <w:rPr>
            <w:noProof/>
            <w:webHidden/>
          </w:rPr>
          <w:fldChar w:fldCharType="begin"/>
        </w:r>
        <w:r w:rsidR="00126747">
          <w:rPr>
            <w:noProof/>
            <w:webHidden/>
          </w:rPr>
          <w:instrText xml:space="preserve"> PAGEREF _Toc18874385 \h </w:instrText>
        </w:r>
        <w:r w:rsidR="00126747">
          <w:rPr>
            <w:noProof/>
            <w:webHidden/>
          </w:rPr>
        </w:r>
        <w:r w:rsidR="00126747">
          <w:rPr>
            <w:noProof/>
            <w:webHidden/>
          </w:rPr>
          <w:fldChar w:fldCharType="separate"/>
        </w:r>
        <w:r w:rsidR="00126747">
          <w:rPr>
            <w:noProof/>
            <w:webHidden/>
          </w:rPr>
          <w:t>39</w:t>
        </w:r>
        <w:r w:rsidR="00126747">
          <w:rPr>
            <w:noProof/>
            <w:webHidden/>
          </w:rPr>
          <w:fldChar w:fldCharType="end"/>
        </w:r>
      </w:hyperlink>
    </w:p>
    <w:p w14:paraId="06CCF8AF" w14:textId="714B9E33" w:rsidR="00126747" w:rsidRDefault="00CC6269">
      <w:pPr>
        <w:pStyle w:val="TM1"/>
        <w:tabs>
          <w:tab w:val="left" w:pos="960"/>
          <w:tab w:val="right" w:leader="underscore" w:pos="9062"/>
        </w:tabs>
        <w:rPr>
          <w:rFonts w:eastAsiaTheme="minorEastAsia" w:cstheme="minorBidi"/>
          <w:b w:val="0"/>
          <w:bCs w:val="0"/>
          <w:i w:val="0"/>
          <w:iCs w:val="0"/>
          <w:noProof/>
          <w:sz w:val="22"/>
          <w:szCs w:val="22"/>
        </w:rPr>
      </w:pPr>
      <w:hyperlink w:anchor="_Toc18874386" w:history="1">
        <w:r w:rsidR="00126747" w:rsidRPr="00C44101">
          <w:rPr>
            <w:rStyle w:val="Lienhypertexte"/>
            <w:rFonts w:cs="Arial"/>
            <w:noProof/>
          </w:rPr>
          <w:t>2.6.2.2</w:t>
        </w:r>
        <w:r w:rsidR="00126747">
          <w:rPr>
            <w:rFonts w:eastAsiaTheme="minorEastAsia" w:cstheme="minorBidi"/>
            <w:b w:val="0"/>
            <w:bCs w:val="0"/>
            <w:i w:val="0"/>
            <w:iCs w:val="0"/>
            <w:noProof/>
            <w:sz w:val="22"/>
            <w:szCs w:val="22"/>
          </w:rPr>
          <w:tab/>
        </w:r>
        <w:r w:rsidR="00126747" w:rsidRPr="00C44101">
          <w:rPr>
            <w:rStyle w:val="Lienhypertexte"/>
            <w:rFonts w:cs="Arial"/>
            <w:noProof/>
          </w:rPr>
          <w:t>Réduction de la taille du jeu de données</w:t>
        </w:r>
        <w:r w:rsidR="00126747">
          <w:rPr>
            <w:noProof/>
            <w:webHidden/>
          </w:rPr>
          <w:tab/>
        </w:r>
        <w:r w:rsidR="00126747">
          <w:rPr>
            <w:noProof/>
            <w:webHidden/>
          </w:rPr>
          <w:fldChar w:fldCharType="begin"/>
        </w:r>
        <w:r w:rsidR="00126747">
          <w:rPr>
            <w:noProof/>
            <w:webHidden/>
          </w:rPr>
          <w:instrText xml:space="preserve"> PAGEREF _Toc18874386 \h </w:instrText>
        </w:r>
        <w:r w:rsidR="00126747">
          <w:rPr>
            <w:noProof/>
            <w:webHidden/>
          </w:rPr>
        </w:r>
        <w:r w:rsidR="00126747">
          <w:rPr>
            <w:noProof/>
            <w:webHidden/>
          </w:rPr>
          <w:fldChar w:fldCharType="separate"/>
        </w:r>
        <w:r w:rsidR="00126747">
          <w:rPr>
            <w:noProof/>
            <w:webHidden/>
          </w:rPr>
          <w:t>40</w:t>
        </w:r>
        <w:r w:rsidR="00126747">
          <w:rPr>
            <w:noProof/>
            <w:webHidden/>
          </w:rPr>
          <w:fldChar w:fldCharType="end"/>
        </w:r>
      </w:hyperlink>
    </w:p>
    <w:p w14:paraId="006D159D" w14:textId="579091B8" w:rsidR="00126747" w:rsidRDefault="00CC6269">
      <w:pPr>
        <w:pStyle w:val="TM1"/>
        <w:tabs>
          <w:tab w:val="left" w:pos="960"/>
          <w:tab w:val="right" w:leader="underscore" w:pos="9062"/>
        </w:tabs>
        <w:rPr>
          <w:rFonts w:eastAsiaTheme="minorEastAsia" w:cstheme="minorBidi"/>
          <w:b w:val="0"/>
          <w:bCs w:val="0"/>
          <w:i w:val="0"/>
          <w:iCs w:val="0"/>
          <w:noProof/>
          <w:sz w:val="22"/>
          <w:szCs w:val="22"/>
        </w:rPr>
      </w:pPr>
      <w:hyperlink w:anchor="_Toc18874387" w:history="1">
        <w:r w:rsidR="00126747" w:rsidRPr="00C44101">
          <w:rPr>
            <w:rStyle w:val="Lienhypertexte"/>
            <w:rFonts w:cs="Arial"/>
            <w:noProof/>
          </w:rPr>
          <w:t>2.6.2.1</w:t>
        </w:r>
        <w:r w:rsidR="00126747">
          <w:rPr>
            <w:rFonts w:eastAsiaTheme="minorEastAsia" w:cstheme="minorBidi"/>
            <w:b w:val="0"/>
            <w:bCs w:val="0"/>
            <w:i w:val="0"/>
            <w:iCs w:val="0"/>
            <w:noProof/>
            <w:sz w:val="22"/>
            <w:szCs w:val="22"/>
          </w:rPr>
          <w:tab/>
        </w:r>
        <w:r w:rsidR="00126747" w:rsidRPr="00C44101">
          <w:rPr>
            <w:rStyle w:val="Lienhypertexte"/>
            <w:rFonts w:cs="Arial"/>
            <w:noProof/>
          </w:rPr>
          <w:t>Statistiques descriptives des variables explicatives</w:t>
        </w:r>
        <w:r w:rsidR="00126747">
          <w:rPr>
            <w:noProof/>
            <w:webHidden/>
          </w:rPr>
          <w:tab/>
        </w:r>
        <w:r w:rsidR="00126747">
          <w:rPr>
            <w:noProof/>
            <w:webHidden/>
          </w:rPr>
          <w:fldChar w:fldCharType="begin"/>
        </w:r>
        <w:r w:rsidR="00126747">
          <w:rPr>
            <w:noProof/>
            <w:webHidden/>
          </w:rPr>
          <w:instrText xml:space="preserve"> PAGEREF _Toc18874387 \h </w:instrText>
        </w:r>
        <w:r w:rsidR="00126747">
          <w:rPr>
            <w:noProof/>
            <w:webHidden/>
          </w:rPr>
        </w:r>
        <w:r w:rsidR="00126747">
          <w:rPr>
            <w:noProof/>
            <w:webHidden/>
          </w:rPr>
          <w:fldChar w:fldCharType="separate"/>
        </w:r>
        <w:r w:rsidR="00126747">
          <w:rPr>
            <w:noProof/>
            <w:webHidden/>
          </w:rPr>
          <w:t>40</w:t>
        </w:r>
        <w:r w:rsidR="00126747">
          <w:rPr>
            <w:noProof/>
            <w:webHidden/>
          </w:rPr>
          <w:fldChar w:fldCharType="end"/>
        </w:r>
      </w:hyperlink>
    </w:p>
    <w:p w14:paraId="73E2D8D0" w14:textId="6567A32E" w:rsidR="00126747" w:rsidRDefault="00CC6269">
      <w:pPr>
        <w:pStyle w:val="TM1"/>
        <w:tabs>
          <w:tab w:val="left" w:pos="480"/>
          <w:tab w:val="right" w:leader="underscore" w:pos="9062"/>
        </w:tabs>
        <w:rPr>
          <w:rFonts w:eastAsiaTheme="minorEastAsia" w:cstheme="minorBidi"/>
          <w:b w:val="0"/>
          <w:bCs w:val="0"/>
          <w:i w:val="0"/>
          <w:iCs w:val="0"/>
          <w:noProof/>
          <w:sz w:val="22"/>
          <w:szCs w:val="22"/>
        </w:rPr>
      </w:pPr>
      <w:hyperlink w:anchor="_Toc18874388" w:history="1">
        <w:r w:rsidR="00126747" w:rsidRPr="00C44101">
          <w:rPr>
            <w:rStyle w:val="Lienhypertexte"/>
            <w:rFonts w:cs="Arial"/>
            <w:noProof/>
          </w:rPr>
          <w:t>3</w:t>
        </w:r>
        <w:r w:rsidR="00126747">
          <w:rPr>
            <w:rFonts w:eastAsiaTheme="minorEastAsia" w:cstheme="minorBidi"/>
            <w:b w:val="0"/>
            <w:bCs w:val="0"/>
            <w:i w:val="0"/>
            <w:iCs w:val="0"/>
            <w:noProof/>
            <w:sz w:val="22"/>
            <w:szCs w:val="22"/>
          </w:rPr>
          <w:tab/>
        </w:r>
        <w:r w:rsidR="00126747" w:rsidRPr="00C44101">
          <w:rPr>
            <w:rStyle w:val="Lienhypertexte"/>
            <w:rFonts w:cs="Arial"/>
            <w:noProof/>
          </w:rPr>
          <w:t>Résultats et Discussion</w:t>
        </w:r>
        <w:r w:rsidR="00126747">
          <w:rPr>
            <w:noProof/>
            <w:webHidden/>
          </w:rPr>
          <w:tab/>
        </w:r>
        <w:r w:rsidR="00126747">
          <w:rPr>
            <w:noProof/>
            <w:webHidden/>
          </w:rPr>
          <w:fldChar w:fldCharType="begin"/>
        </w:r>
        <w:r w:rsidR="00126747">
          <w:rPr>
            <w:noProof/>
            <w:webHidden/>
          </w:rPr>
          <w:instrText xml:space="preserve"> PAGEREF _Toc18874388 \h </w:instrText>
        </w:r>
        <w:r w:rsidR="00126747">
          <w:rPr>
            <w:noProof/>
            <w:webHidden/>
          </w:rPr>
        </w:r>
        <w:r w:rsidR="00126747">
          <w:rPr>
            <w:noProof/>
            <w:webHidden/>
          </w:rPr>
          <w:fldChar w:fldCharType="separate"/>
        </w:r>
        <w:r w:rsidR="00126747">
          <w:rPr>
            <w:noProof/>
            <w:webHidden/>
          </w:rPr>
          <w:t>42</w:t>
        </w:r>
        <w:r w:rsidR="00126747">
          <w:rPr>
            <w:noProof/>
            <w:webHidden/>
          </w:rPr>
          <w:fldChar w:fldCharType="end"/>
        </w:r>
      </w:hyperlink>
    </w:p>
    <w:p w14:paraId="60A486EB" w14:textId="713EED3A"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89" w:history="1">
        <w:r w:rsidR="00126747" w:rsidRPr="00C44101">
          <w:rPr>
            <w:rStyle w:val="Lienhypertexte"/>
            <w:rFonts w:cs="Arial"/>
            <w:noProof/>
          </w:rPr>
          <w:t>3.1</w:t>
        </w:r>
        <w:r w:rsidR="00126747">
          <w:rPr>
            <w:rFonts w:eastAsiaTheme="minorEastAsia" w:cstheme="minorBidi"/>
            <w:b w:val="0"/>
            <w:bCs w:val="0"/>
            <w:i w:val="0"/>
            <w:iCs w:val="0"/>
            <w:noProof/>
            <w:sz w:val="22"/>
            <w:szCs w:val="22"/>
          </w:rPr>
          <w:tab/>
        </w:r>
        <w:r w:rsidR="00126747" w:rsidRPr="00C44101">
          <w:rPr>
            <w:rStyle w:val="Lienhypertexte"/>
            <w:rFonts w:cs="Arial"/>
            <w:noProof/>
          </w:rPr>
          <w:t>Modélisation de l’activité des chiroptères</w:t>
        </w:r>
        <w:r w:rsidR="00126747">
          <w:rPr>
            <w:noProof/>
            <w:webHidden/>
          </w:rPr>
          <w:tab/>
        </w:r>
        <w:r w:rsidR="00126747">
          <w:rPr>
            <w:noProof/>
            <w:webHidden/>
          </w:rPr>
          <w:fldChar w:fldCharType="begin"/>
        </w:r>
        <w:r w:rsidR="00126747">
          <w:rPr>
            <w:noProof/>
            <w:webHidden/>
          </w:rPr>
          <w:instrText xml:space="preserve"> PAGEREF _Toc18874389 \h </w:instrText>
        </w:r>
        <w:r w:rsidR="00126747">
          <w:rPr>
            <w:noProof/>
            <w:webHidden/>
          </w:rPr>
        </w:r>
        <w:r w:rsidR="00126747">
          <w:rPr>
            <w:noProof/>
            <w:webHidden/>
          </w:rPr>
          <w:fldChar w:fldCharType="separate"/>
        </w:r>
        <w:r w:rsidR="00126747">
          <w:rPr>
            <w:noProof/>
            <w:webHidden/>
          </w:rPr>
          <w:t>42</w:t>
        </w:r>
        <w:r w:rsidR="00126747">
          <w:rPr>
            <w:noProof/>
            <w:webHidden/>
          </w:rPr>
          <w:fldChar w:fldCharType="end"/>
        </w:r>
      </w:hyperlink>
    </w:p>
    <w:p w14:paraId="22D8C535" w14:textId="0D757D24"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90" w:history="1">
        <w:r w:rsidR="00126747" w:rsidRPr="00C44101">
          <w:rPr>
            <w:rStyle w:val="Lienhypertexte"/>
            <w:rFonts w:cs="Arial"/>
            <w:noProof/>
          </w:rPr>
          <w:t>3.1.1</w:t>
        </w:r>
        <w:r w:rsidR="00126747">
          <w:rPr>
            <w:rFonts w:eastAsiaTheme="minorEastAsia" w:cstheme="minorBidi"/>
            <w:b w:val="0"/>
            <w:bCs w:val="0"/>
            <w:i w:val="0"/>
            <w:iCs w:val="0"/>
            <w:noProof/>
            <w:sz w:val="22"/>
            <w:szCs w:val="22"/>
          </w:rPr>
          <w:tab/>
        </w:r>
        <w:r w:rsidR="00126747" w:rsidRPr="00C44101">
          <w:rPr>
            <w:rStyle w:val="Lienhypertexte"/>
            <w:rFonts w:cs="Arial"/>
            <w:noProof/>
          </w:rPr>
          <w:t>Sélection de la famille de distribution pour la modélisation du nombre de contacts</w:t>
        </w:r>
        <w:r w:rsidR="00126747">
          <w:rPr>
            <w:noProof/>
            <w:webHidden/>
          </w:rPr>
          <w:tab/>
        </w:r>
        <w:r w:rsidR="00126747">
          <w:rPr>
            <w:noProof/>
            <w:webHidden/>
          </w:rPr>
          <w:fldChar w:fldCharType="begin"/>
        </w:r>
        <w:r w:rsidR="00126747">
          <w:rPr>
            <w:noProof/>
            <w:webHidden/>
          </w:rPr>
          <w:instrText xml:space="preserve"> PAGEREF _Toc18874390 \h </w:instrText>
        </w:r>
        <w:r w:rsidR="00126747">
          <w:rPr>
            <w:noProof/>
            <w:webHidden/>
          </w:rPr>
        </w:r>
        <w:r w:rsidR="00126747">
          <w:rPr>
            <w:noProof/>
            <w:webHidden/>
          </w:rPr>
          <w:fldChar w:fldCharType="separate"/>
        </w:r>
        <w:r w:rsidR="00126747">
          <w:rPr>
            <w:noProof/>
            <w:webHidden/>
          </w:rPr>
          <w:t>42</w:t>
        </w:r>
        <w:r w:rsidR="00126747">
          <w:rPr>
            <w:noProof/>
            <w:webHidden/>
          </w:rPr>
          <w:fldChar w:fldCharType="end"/>
        </w:r>
      </w:hyperlink>
    </w:p>
    <w:p w14:paraId="711241F1" w14:textId="12E2252E"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91" w:history="1">
        <w:r w:rsidR="00126747" w:rsidRPr="00C44101">
          <w:rPr>
            <w:rStyle w:val="Lienhypertexte"/>
            <w:rFonts w:cs="Arial"/>
            <w:noProof/>
          </w:rPr>
          <w:t>3.1.2</w:t>
        </w:r>
        <w:r w:rsidR="00126747">
          <w:rPr>
            <w:rFonts w:eastAsiaTheme="minorEastAsia" w:cstheme="minorBidi"/>
            <w:b w:val="0"/>
            <w:bCs w:val="0"/>
            <w:i w:val="0"/>
            <w:iCs w:val="0"/>
            <w:noProof/>
            <w:sz w:val="22"/>
            <w:szCs w:val="22"/>
          </w:rPr>
          <w:tab/>
        </w:r>
        <w:r w:rsidR="00126747" w:rsidRPr="00C44101">
          <w:rPr>
            <w:rStyle w:val="Lienhypertexte"/>
            <w:rFonts w:cs="Arial"/>
            <w:noProof/>
          </w:rPr>
          <w:t>Sélection des variables explicatives et du type d’interaction pour la modélisation du nombre de contacts</w:t>
        </w:r>
        <w:r w:rsidR="00126747">
          <w:rPr>
            <w:noProof/>
            <w:webHidden/>
          </w:rPr>
          <w:tab/>
        </w:r>
        <w:r w:rsidR="00126747">
          <w:rPr>
            <w:noProof/>
            <w:webHidden/>
          </w:rPr>
          <w:fldChar w:fldCharType="begin"/>
        </w:r>
        <w:r w:rsidR="00126747">
          <w:rPr>
            <w:noProof/>
            <w:webHidden/>
          </w:rPr>
          <w:instrText xml:space="preserve"> PAGEREF _Toc18874391 \h </w:instrText>
        </w:r>
        <w:r w:rsidR="00126747">
          <w:rPr>
            <w:noProof/>
            <w:webHidden/>
          </w:rPr>
        </w:r>
        <w:r w:rsidR="00126747">
          <w:rPr>
            <w:noProof/>
            <w:webHidden/>
          </w:rPr>
          <w:fldChar w:fldCharType="separate"/>
        </w:r>
        <w:r w:rsidR="00126747">
          <w:rPr>
            <w:noProof/>
            <w:webHidden/>
          </w:rPr>
          <w:t>43</w:t>
        </w:r>
        <w:r w:rsidR="00126747">
          <w:rPr>
            <w:noProof/>
            <w:webHidden/>
          </w:rPr>
          <w:fldChar w:fldCharType="end"/>
        </w:r>
      </w:hyperlink>
    </w:p>
    <w:p w14:paraId="6478A386" w14:textId="7D0BF73D"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92" w:history="1">
        <w:r w:rsidR="00126747" w:rsidRPr="00C44101">
          <w:rPr>
            <w:rStyle w:val="Lienhypertexte"/>
            <w:rFonts w:cs="Arial"/>
            <w:noProof/>
          </w:rPr>
          <w:t>3.1.3</w:t>
        </w:r>
        <w:r w:rsidR="00126747">
          <w:rPr>
            <w:rFonts w:eastAsiaTheme="minorEastAsia" w:cstheme="minorBidi"/>
            <w:b w:val="0"/>
            <w:bCs w:val="0"/>
            <w:i w:val="0"/>
            <w:iCs w:val="0"/>
            <w:noProof/>
            <w:sz w:val="22"/>
            <w:szCs w:val="22"/>
          </w:rPr>
          <w:tab/>
        </w:r>
        <w:r w:rsidR="00126747" w:rsidRPr="00C44101">
          <w:rPr>
            <w:rStyle w:val="Lienhypertexte"/>
            <w:rFonts w:cs="Arial"/>
            <w:noProof/>
          </w:rPr>
          <w:t>Performance des stratégies de bridages</w:t>
        </w:r>
        <w:r w:rsidR="00126747">
          <w:rPr>
            <w:noProof/>
            <w:webHidden/>
          </w:rPr>
          <w:tab/>
        </w:r>
        <w:r w:rsidR="00126747">
          <w:rPr>
            <w:noProof/>
            <w:webHidden/>
          </w:rPr>
          <w:fldChar w:fldCharType="begin"/>
        </w:r>
        <w:r w:rsidR="00126747">
          <w:rPr>
            <w:noProof/>
            <w:webHidden/>
          </w:rPr>
          <w:instrText xml:space="preserve"> PAGEREF _Toc18874392 \h </w:instrText>
        </w:r>
        <w:r w:rsidR="00126747">
          <w:rPr>
            <w:noProof/>
            <w:webHidden/>
          </w:rPr>
        </w:r>
        <w:r w:rsidR="00126747">
          <w:rPr>
            <w:noProof/>
            <w:webHidden/>
          </w:rPr>
          <w:fldChar w:fldCharType="separate"/>
        </w:r>
        <w:r w:rsidR="00126747">
          <w:rPr>
            <w:noProof/>
            <w:webHidden/>
          </w:rPr>
          <w:t>46</w:t>
        </w:r>
        <w:r w:rsidR="00126747">
          <w:rPr>
            <w:noProof/>
            <w:webHidden/>
          </w:rPr>
          <w:fldChar w:fldCharType="end"/>
        </w:r>
      </w:hyperlink>
    </w:p>
    <w:p w14:paraId="032637F5" w14:textId="3A81B598"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93" w:history="1">
        <w:r w:rsidR="00126747" w:rsidRPr="00C44101">
          <w:rPr>
            <w:rStyle w:val="Lienhypertexte"/>
            <w:rFonts w:cs="Arial"/>
            <w:noProof/>
          </w:rPr>
          <w:t>3.1.4</w:t>
        </w:r>
        <w:r w:rsidR="00126747">
          <w:rPr>
            <w:rFonts w:eastAsiaTheme="minorEastAsia" w:cstheme="minorBidi"/>
            <w:b w:val="0"/>
            <w:bCs w:val="0"/>
            <w:i w:val="0"/>
            <w:iCs w:val="0"/>
            <w:noProof/>
            <w:sz w:val="22"/>
            <w:szCs w:val="22"/>
          </w:rPr>
          <w:tab/>
        </w:r>
        <w:r w:rsidR="00126747" w:rsidRPr="00C44101">
          <w:rPr>
            <w:rStyle w:val="Lienhypertexte"/>
            <w:rFonts w:cs="Arial"/>
            <w:noProof/>
          </w:rPr>
          <w:t>Analyse économique</w:t>
        </w:r>
        <w:r w:rsidR="00126747">
          <w:rPr>
            <w:noProof/>
            <w:webHidden/>
          </w:rPr>
          <w:tab/>
        </w:r>
        <w:r w:rsidR="00126747">
          <w:rPr>
            <w:noProof/>
            <w:webHidden/>
          </w:rPr>
          <w:fldChar w:fldCharType="begin"/>
        </w:r>
        <w:r w:rsidR="00126747">
          <w:rPr>
            <w:noProof/>
            <w:webHidden/>
          </w:rPr>
          <w:instrText xml:space="preserve"> PAGEREF _Toc18874393 \h </w:instrText>
        </w:r>
        <w:r w:rsidR="00126747">
          <w:rPr>
            <w:noProof/>
            <w:webHidden/>
          </w:rPr>
        </w:r>
        <w:r w:rsidR="00126747">
          <w:rPr>
            <w:noProof/>
            <w:webHidden/>
          </w:rPr>
          <w:fldChar w:fldCharType="separate"/>
        </w:r>
        <w:r w:rsidR="00126747">
          <w:rPr>
            <w:noProof/>
            <w:webHidden/>
          </w:rPr>
          <w:t>48</w:t>
        </w:r>
        <w:r w:rsidR="00126747">
          <w:rPr>
            <w:noProof/>
            <w:webHidden/>
          </w:rPr>
          <w:fldChar w:fldCharType="end"/>
        </w:r>
      </w:hyperlink>
    </w:p>
    <w:p w14:paraId="6C3D512C" w14:textId="101853B1"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394" w:history="1">
        <w:r w:rsidR="00126747" w:rsidRPr="00C44101">
          <w:rPr>
            <w:rStyle w:val="Lienhypertexte"/>
            <w:rFonts w:cs="Arial"/>
            <w:noProof/>
          </w:rPr>
          <w:t>3.1.5</w:t>
        </w:r>
        <w:r w:rsidR="00126747">
          <w:rPr>
            <w:rFonts w:eastAsiaTheme="minorEastAsia" w:cstheme="minorBidi"/>
            <w:b w:val="0"/>
            <w:bCs w:val="0"/>
            <w:i w:val="0"/>
            <w:iCs w:val="0"/>
            <w:noProof/>
            <w:sz w:val="22"/>
            <w:szCs w:val="22"/>
          </w:rPr>
          <w:tab/>
        </w:r>
        <w:r w:rsidR="00126747" w:rsidRPr="00C44101">
          <w:rPr>
            <w:rStyle w:val="Lienhypertexte"/>
            <w:rFonts w:cs="Arial"/>
            <w:noProof/>
          </w:rPr>
          <w:t>Etude d’impact d’un projet éolien</w:t>
        </w:r>
        <w:r w:rsidR="00126747">
          <w:rPr>
            <w:noProof/>
            <w:webHidden/>
          </w:rPr>
          <w:tab/>
        </w:r>
        <w:r w:rsidR="00126747">
          <w:rPr>
            <w:noProof/>
            <w:webHidden/>
          </w:rPr>
          <w:fldChar w:fldCharType="begin"/>
        </w:r>
        <w:r w:rsidR="00126747">
          <w:rPr>
            <w:noProof/>
            <w:webHidden/>
          </w:rPr>
          <w:instrText xml:space="preserve"> PAGEREF _Toc18874394 \h </w:instrText>
        </w:r>
        <w:r w:rsidR="00126747">
          <w:rPr>
            <w:noProof/>
            <w:webHidden/>
          </w:rPr>
        </w:r>
        <w:r w:rsidR="00126747">
          <w:rPr>
            <w:noProof/>
            <w:webHidden/>
          </w:rPr>
          <w:fldChar w:fldCharType="separate"/>
        </w:r>
        <w:r w:rsidR="00126747">
          <w:rPr>
            <w:noProof/>
            <w:webHidden/>
          </w:rPr>
          <w:t>49</w:t>
        </w:r>
        <w:r w:rsidR="00126747">
          <w:rPr>
            <w:noProof/>
            <w:webHidden/>
          </w:rPr>
          <w:fldChar w:fldCharType="end"/>
        </w:r>
      </w:hyperlink>
    </w:p>
    <w:p w14:paraId="075FF469" w14:textId="0DB2721F" w:rsidR="00126747" w:rsidRDefault="00CC6269">
      <w:pPr>
        <w:pStyle w:val="TM1"/>
        <w:tabs>
          <w:tab w:val="left" w:pos="480"/>
          <w:tab w:val="right" w:leader="underscore" w:pos="9062"/>
        </w:tabs>
        <w:rPr>
          <w:rFonts w:eastAsiaTheme="minorEastAsia" w:cstheme="minorBidi"/>
          <w:b w:val="0"/>
          <w:bCs w:val="0"/>
          <w:i w:val="0"/>
          <w:iCs w:val="0"/>
          <w:noProof/>
          <w:sz w:val="22"/>
          <w:szCs w:val="22"/>
        </w:rPr>
      </w:pPr>
      <w:hyperlink w:anchor="_Toc18874395" w:history="1">
        <w:r w:rsidR="00126747" w:rsidRPr="00C44101">
          <w:rPr>
            <w:rStyle w:val="Lienhypertexte"/>
            <w:rFonts w:cs="Arial"/>
            <w:noProof/>
          </w:rPr>
          <w:t>4</w:t>
        </w:r>
        <w:r w:rsidR="00126747">
          <w:rPr>
            <w:rFonts w:eastAsiaTheme="minorEastAsia" w:cstheme="minorBidi"/>
            <w:b w:val="0"/>
            <w:bCs w:val="0"/>
            <w:i w:val="0"/>
            <w:iCs w:val="0"/>
            <w:noProof/>
            <w:sz w:val="22"/>
            <w:szCs w:val="22"/>
          </w:rPr>
          <w:tab/>
        </w:r>
        <w:r w:rsidR="00126747" w:rsidRPr="00C44101">
          <w:rPr>
            <w:rStyle w:val="Lienhypertexte"/>
            <w:rFonts w:cs="Arial"/>
            <w:noProof/>
          </w:rPr>
          <w:t>Conclusion Partielle</w:t>
        </w:r>
        <w:r w:rsidR="00126747">
          <w:rPr>
            <w:noProof/>
            <w:webHidden/>
          </w:rPr>
          <w:tab/>
        </w:r>
        <w:r w:rsidR="00126747">
          <w:rPr>
            <w:noProof/>
            <w:webHidden/>
          </w:rPr>
          <w:fldChar w:fldCharType="begin"/>
        </w:r>
        <w:r w:rsidR="00126747">
          <w:rPr>
            <w:noProof/>
            <w:webHidden/>
          </w:rPr>
          <w:instrText xml:space="preserve"> PAGEREF _Toc18874395 \h </w:instrText>
        </w:r>
        <w:r w:rsidR="00126747">
          <w:rPr>
            <w:noProof/>
            <w:webHidden/>
          </w:rPr>
        </w:r>
        <w:r w:rsidR="00126747">
          <w:rPr>
            <w:noProof/>
            <w:webHidden/>
          </w:rPr>
          <w:fldChar w:fldCharType="separate"/>
        </w:r>
        <w:r w:rsidR="00126747">
          <w:rPr>
            <w:noProof/>
            <w:webHidden/>
          </w:rPr>
          <w:t>49</w:t>
        </w:r>
        <w:r w:rsidR="00126747">
          <w:rPr>
            <w:noProof/>
            <w:webHidden/>
          </w:rPr>
          <w:fldChar w:fldCharType="end"/>
        </w:r>
      </w:hyperlink>
    </w:p>
    <w:p w14:paraId="07300816" w14:textId="2DE309B7" w:rsidR="00126747" w:rsidRDefault="00CC6269">
      <w:pPr>
        <w:pStyle w:val="TM1"/>
        <w:tabs>
          <w:tab w:val="right" w:leader="underscore" w:pos="9062"/>
        </w:tabs>
        <w:rPr>
          <w:rFonts w:eastAsiaTheme="minorEastAsia" w:cstheme="minorBidi"/>
          <w:b w:val="0"/>
          <w:bCs w:val="0"/>
          <w:i w:val="0"/>
          <w:iCs w:val="0"/>
          <w:noProof/>
          <w:sz w:val="22"/>
          <w:szCs w:val="22"/>
        </w:rPr>
      </w:pPr>
      <w:hyperlink w:anchor="_Toc18874396" w:history="1">
        <w:r w:rsidR="00126747" w:rsidRPr="00C44101">
          <w:rPr>
            <w:rStyle w:val="Lienhypertexte"/>
            <w:rFonts w:cs="Arial"/>
            <w:noProof/>
          </w:rPr>
          <w:t>Chapitre 2 : Analyse de l’architecture et du fonctionnement du web service</w:t>
        </w:r>
        <w:r w:rsidR="00126747">
          <w:rPr>
            <w:noProof/>
            <w:webHidden/>
          </w:rPr>
          <w:tab/>
        </w:r>
        <w:r w:rsidR="00126747">
          <w:rPr>
            <w:noProof/>
            <w:webHidden/>
          </w:rPr>
          <w:fldChar w:fldCharType="begin"/>
        </w:r>
        <w:r w:rsidR="00126747">
          <w:rPr>
            <w:noProof/>
            <w:webHidden/>
          </w:rPr>
          <w:instrText xml:space="preserve"> PAGEREF _Toc18874396 \h </w:instrText>
        </w:r>
        <w:r w:rsidR="00126747">
          <w:rPr>
            <w:noProof/>
            <w:webHidden/>
          </w:rPr>
        </w:r>
        <w:r w:rsidR="00126747">
          <w:rPr>
            <w:noProof/>
            <w:webHidden/>
          </w:rPr>
          <w:fldChar w:fldCharType="separate"/>
        </w:r>
        <w:r w:rsidR="00126747">
          <w:rPr>
            <w:noProof/>
            <w:webHidden/>
          </w:rPr>
          <w:t>50</w:t>
        </w:r>
        <w:r w:rsidR="00126747">
          <w:rPr>
            <w:noProof/>
            <w:webHidden/>
          </w:rPr>
          <w:fldChar w:fldCharType="end"/>
        </w:r>
      </w:hyperlink>
    </w:p>
    <w:p w14:paraId="58B2E059" w14:textId="405156AF" w:rsidR="00126747" w:rsidRDefault="00CC6269">
      <w:pPr>
        <w:pStyle w:val="TM1"/>
        <w:tabs>
          <w:tab w:val="left" w:pos="480"/>
          <w:tab w:val="right" w:leader="underscore" w:pos="9062"/>
        </w:tabs>
        <w:rPr>
          <w:rFonts w:eastAsiaTheme="minorEastAsia" w:cstheme="minorBidi"/>
          <w:b w:val="0"/>
          <w:bCs w:val="0"/>
          <w:i w:val="0"/>
          <w:iCs w:val="0"/>
          <w:noProof/>
          <w:sz w:val="22"/>
          <w:szCs w:val="22"/>
        </w:rPr>
      </w:pPr>
      <w:hyperlink w:anchor="_Toc18874397" w:history="1">
        <w:r w:rsidR="00126747" w:rsidRPr="00C44101">
          <w:rPr>
            <w:rStyle w:val="Lienhypertexte"/>
            <w:rFonts w:cs="Arial"/>
            <w:noProof/>
          </w:rPr>
          <w:t>1</w:t>
        </w:r>
        <w:r w:rsidR="00126747">
          <w:rPr>
            <w:rFonts w:eastAsiaTheme="minorEastAsia" w:cstheme="minorBidi"/>
            <w:b w:val="0"/>
            <w:bCs w:val="0"/>
            <w:i w:val="0"/>
            <w:iCs w:val="0"/>
            <w:noProof/>
            <w:sz w:val="22"/>
            <w:szCs w:val="22"/>
          </w:rPr>
          <w:tab/>
        </w:r>
        <w:r w:rsidR="00126747" w:rsidRPr="00C44101">
          <w:rPr>
            <w:rStyle w:val="Lienhypertexte"/>
            <w:rFonts w:cs="Arial"/>
            <w:noProof/>
          </w:rPr>
          <w:t>Introduction</w:t>
        </w:r>
        <w:r w:rsidR="00126747">
          <w:rPr>
            <w:noProof/>
            <w:webHidden/>
          </w:rPr>
          <w:tab/>
        </w:r>
        <w:r w:rsidR="00126747">
          <w:rPr>
            <w:noProof/>
            <w:webHidden/>
          </w:rPr>
          <w:fldChar w:fldCharType="begin"/>
        </w:r>
        <w:r w:rsidR="00126747">
          <w:rPr>
            <w:noProof/>
            <w:webHidden/>
          </w:rPr>
          <w:instrText xml:space="preserve"> PAGEREF _Toc18874397 \h </w:instrText>
        </w:r>
        <w:r w:rsidR="00126747">
          <w:rPr>
            <w:noProof/>
            <w:webHidden/>
          </w:rPr>
        </w:r>
        <w:r w:rsidR="00126747">
          <w:rPr>
            <w:noProof/>
            <w:webHidden/>
          </w:rPr>
          <w:fldChar w:fldCharType="separate"/>
        </w:r>
        <w:r w:rsidR="00126747">
          <w:rPr>
            <w:noProof/>
            <w:webHidden/>
          </w:rPr>
          <w:t>50</w:t>
        </w:r>
        <w:r w:rsidR="00126747">
          <w:rPr>
            <w:noProof/>
            <w:webHidden/>
          </w:rPr>
          <w:fldChar w:fldCharType="end"/>
        </w:r>
      </w:hyperlink>
    </w:p>
    <w:p w14:paraId="6155A48D" w14:textId="4D62C5DC" w:rsidR="00126747" w:rsidRDefault="00CC6269">
      <w:pPr>
        <w:pStyle w:val="TM1"/>
        <w:tabs>
          <w:tab w:val="left" w:pos="480"/>
          <w:tab w:val="right" w:leader="underscore" w:pos="9062"/>
        </w:tabs>
        <w:rPr>
          <w:rFonts w:eastAsiaTheme="minorEastAsia" w:cstheme="minorBidi"/>
          <w:b w:val="0"/>
          <w:bCs w:val="0"/>
          <w:i w:val="0"/>
          <w:iCs w:val="0"/>
          <w:noProof/>
          <w:sz w:val="22"/>
          <w:szCs w:val="22"/>
        </w:rPr>
      </w:pPr>
      <w:hyperlink w:anchor="_Toc18874398" w:history="1">
        <w:r w:rsidR="00126747" w:rsidRPr="00C44101">
          <w:rPr>
            <w:rStyle w:val="Lienhypertexte"/>
            <w:rFonts w:cs="Arial"/>
            <w:noProof/>
          </w:rPr>
          <w:t>2</w:t>
        </w:r>
        <w:r w:rsidR="00126747">
          <w:rPr>
            <w:rFonts w:eastAsiaTheme="minorEastAsia" w:cstheme="minorBidi"/>
            <w:b w:val="0"/>
            <w:bCs w:val="0"/>
            <w:i w:val="0"/>
            <w:iCs w:val="0"/>
            <w:noProof/>
            <w:sz w:val="22"/>
            <w:szCs w:val="22"/>
          </w:rPr>
          <w:tab/>
        </w:r>
        <w:r w:rsidR="00126747" w:rsidRPr="00C44101">
          <w:rPr>
            <w:rStyle w:val="Lienhypertexte"/>
            <w:rFonts w:cs="Arial"/>
            <w:noProof/>
          </w:rPr>
          <w:t>Description simplifiée de l’architecture et du fonctionnement du web service actuel</w:t>
        </w:r>
        <w:r w:rsidR="00126747">
          <w:rPr>
            <w:noProof/>
            <w:webHidden/>
          </w:rPr>
          <w:tab/>
        </w:r>
        <w:r w:rsidR="00126747">
          <w:rPr>
            <w:noProof/>
            <w:webHidden/>
          </w:rPr>
          <w:fldChar w:fldCharType="begin"/>
        </w:r>
        <w:r w:rsidR="00126747">
          <w:rPr>
            <w:noProof/>
            <w:webHidden/>
          </w:rPr>
          <w:instrText xml:space="preserve"> PAGEREF _Toc18874398 \h </w:instrText>
        </w:r>
        <w:r w:rsidR="00126747">
          <w:rPr>
            <w:noProof/>
            <w:webHidden/>
          </w:rPr>
        </w:r>
        <w:r w:rsidR="00126747">
          <w:rPr>
            <w:noProof/>
            <w:webHidden/>
          </w:rPr>
          <w:fldChar w:fldCharType="separate"/>
        </w:r>
        <w:r w:rsidR="00126747">
          <w:rPr>
            <w:noProof/>
            <w:webHidden/>
          </w:rPr>
          <w:t>50</w:t>
        </w:r>
        <w:r w:rsidR="00126747">
          <w:rPr>
            <w:noProof/>
            <w:webHidden/>
          </w:rPr>
          <w:fldChar w:fldCharType="end"/>
        </w:r>
      </w:hyperlink>
    </w:p>
    <w:p w14:paraId="2D96967B" w14:textId="5140FAF6" w:rsidR="00126747" w:rsidRDefault="00CC6269">
      <w:pPr>
        <w:pStyle w:val="TM1"/>
        <w:tabs>
          <w:tab w:val="left" w:pos="480"/>
          <w:tab w:val="right" w:leader="underscore" w:pos="9062"/>
        </w:tabs>
        <w:rPr>
          <w:rFonts w:eastAsiaTheme="minorEastAsia" w:cstheme="minorBidi"/>
          <w:b w:val="0"/>
          <w:bCs w:val="0"/>
          <w:i w:val="0"/>
          <w:iCs w:val="0"/>
          <w:noProof/>
          <w:sz w:val="22"/>
          <w:szCs w:val="22"/>
        </w:rPr>
      </w:pPr>
      <w:hyperlink w:anchor="_Toc18874399" w:history="1">
        <w:r w:rsidR="00126747" w:rsidRPr="00C44101">
          <w:rPr>
            <w:rStyle w:val="Lienhypertexte"/>
            <w:rFonts w:cs="Arial"/>
            <w:noProof/>
          </w:rPr>
          <w:t>3</w:t>
        </w:r>
        <w:r w:rsidR="00126747">
          <w:rPr>
            <w:rFonts w:eastAsiaTheme="minorEastAsia" w:cstheme="minorBidi"/>
            <w:b w:val="0"/>
            <w:bCs w:val="0"/>
            <w:i w:val="0"/>
            <w:iCs w:val="0"/>
            <w:noProof/>
            <w:sz w:val="22"/>
            <w:szCs w:val="22"/>
          </w:rPr>
          <w:tab/>
        </w:r>
        <w:r w:rsidR="00126747" w:rsidRPr="00C44101">
          <w:rPr>
            <w:rStyle w:val="Lienhypertexte"/>
            <w:rFonts w:cs="Arial"/>
            <w:noProof/>
          </w:rPr>
          <w:t>Proposition d’une architecture et du fonctionnement de la prochaine version du web service (Chirotech v2)</w:t>
        </w:r>
        <w:r w:rsidR="00126747">
          <w:rPr>
            <w:noProof/>
            <w:webHidden/>
          </w:rPr>
          <w:tab/>
        </w:r>
        <w:r w:rsidR="00126747">
          <w:rPr>
            <w:noProof/>
            <w:webHidden/>
          </w:rPr>
          <w:fldChar w:fldCharType="begin"/>
        </w:r>
        <w:r w:rsidR="00126747">
          <w:rPr>
            <w:noProof/>
            <w:webHidden/>
          </w:rPr>
          <w:instrText xml:space="preserve"> PAGEREF _Toc18874399 \h </w:instrText>
        </w:r>
        <w:r w:rsidR="00126747">
          <w:rPr>
            <w:noProof/>
            <w:webHidden/>
          </w:rPr>
        </w:r>
        <w:r w:rsidR="00126747">
          <w:rPr>
            <w:noProof/>
            <w:webHidden/>
          </w:rPr>
          <w:fldChar w:fldCharType="separate"/>
        </w:r>
        <w:r w:rsidR="00126747">
          <w:rPr>
            <w:noProof/>
            <w:webHidden/>
          </w:rPr>
          <w:t>51</w:t>
        </w:r>
        <w:r w:rsidR="00126747">
          <w:rPr>
            <w:noProof/>
            <w:webHidden/>
          </w:rPr>
          <w:fldChar w:fldCharType="end"/>
        </w:r>
      </w:hyperlink>
    </w:p>
    <w:p w14:paraId="0517BDAF" w14:textId="257F0756"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400" w:history="1">
        <w:r w:rsidR="00126747" w:rsidRPr="00C44101">
          <w:rPr>
            <w:rStyle w:val="Lienhypertexte"/>
            <w:rFonts w:cs="Arial"/>
            <w:noProof/>
          </w:rPr>
          <w:t>3.1</w:t>
        </w:r>
        <w:r w:rsidR="00126747">
          <w:rPr>
            <w:rFonts w:eastAsiaTheme="minorEastAsia" w:cstheme="minorBidi"/>
            <w:b w:val="0"/>
            <w:bCs w:val="0"/>
            <w:i w:val="0"/>
            <w:iCs w:val="0"/>
            <w:noProof/>
            <w:sz w:val="22"/>
            <w:szCs w:val="22"/>
          </w:rPr>
          <w:tab/>
        </w:r>
        <w:r w:rsidR="00126747" w:rsidRPr="00C44101">
          <w:rPr>
            <w:rStyle w:val="Lienhypertexte"/>
            <w:rFonts w:cs="Arial"/>
            <w:noProof/>
          </w:rPr>
          <w:t>Nécessité d’une nouvelle architecture</w:t>
        </w:r>
        <w:r w:rsidR="00126747">
          <w:rPr>
            <w:noProof/>
            <w:webHidden/>
          </w:rPr>
          <w:tab/>
        </w:r>
        <w:r w:rsidR="00126747">
          <w:rPr>
            <w:noProof/>
            <w:webHidden/>
          </w:rPr>
          <w:fldChar w:fldCharType="begin"/>
        </w:r>
        <w:r w:rsidR="00126747">
          <w:rPr>
            <w:noProof/>
            <w:webHidden/>
          </w:rPr>
          <w:instrText xml:space="preserve"> PAGEREF _Toc18874400 \h </w:instrText>
        </w:r>
        <w:r w:rsidR="00126747">
          <w:rPr>
            <w:noProof/>
            <w:webHidden/>
          </w:rPr>
        </w:r>
        <w:r w:rsidR="00126747">
          <w:rPr>
            <w:noProof/>
            <w:webHidden/>
          </w:rPr>
          <w:fldChar w:fldCharType="separate"/>
        </w:r>
        <w:r w:rsidR="00126747">
          <w:rPr>
            <w:noProof/>
            <w:webHidden/>
          </w:rPr>
          <w:t>51</w:t>
        </w:r>
        <w:r w:rsidR="00126747">
          <w:rPr>
            <w:noProof/>
            <w:webHidden/>
          </w:rPr>
          <w:fldChar w:fldCharType="end"/>
        </w:r>
      </w:hyperlink>
    </w:p>
    <w:p w14:paraId="7AD4A39C" w14:textId="299CDBA8"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401" w:history="1">
        <w:r w:rsidR="00126747" w:rsidRPr="00C44101">
          <w:rPr>
            <w:rStyle w:val="Lienhypertexte"/>
            <w:rFonts w:cs="Arial"/>
            <w:noProof/>
          </w:rPr>
          <w:t>3.2</w:t>
        </w:r>
        <w:r w:rsidR="00126747">
          <w:rPr>
            <w:rFonts w:eastAsiaTheme="minorEastAsia" w:cstheme="minorBidi"/>
            <w:b w:val="0"/>
            <w:bCs w:val="0"/>
            <w:i w:val="0"/>
            <w:iCs w:val="0"/>
            <w:noProof/>
            <w:sz w:val="22"/>
            <w:szCs w:val="22"/>
          </w:rPr>
          <w:tab/>
        </w:r>
        <w:r w:rsidR="00126747" w:rsidRPr="00C44101">
          <w:rPr>
            <w:rStyle w:val="Lienhypertexte"/>
            <w:rFonts w:cs="Arial"/>
            <w:noProof/>
          </w:rPr>
          <w:t>Fonctionnement et choix technique</w:t>
        </w:r>
        <w:r w:rsidR="00126747">
          <w:rPr>
            <w:noProof/>
            <w:webHidden/>
          </w:rPr>
          <w:tab/>
        </w:r>
        <w:r w:rsidR="00126747">
          <w:rPr>
            <w:noProof/>
            <w:webHidden/>
          </w:rPr>
          <w:fldChar w:fldCharType="begin"/>
        </w:r>
        <w:r w:rsidR="00126747">
          <w:rPr>
            <w:noProof/>
            <w:webHidden/>
          </w:rPr>
          <w:instrText xml:space="preserve"> PAGEREF _Toc18874401 \h </w:instrText>
        </w:r>
        <w:r w:rsidR="00126747">
          <w:rPr>
            <w:noProof/>
            <w:webHidden/>
          </w:rPr>
        </w:r>
        <w:r w:rsidR="00126747">
          <w:rPr>
            <w:noProof/>
            <w:webHidden/>
          </w:rPr>
          <w:fldChar w:fldCharType="separate"/>
        </w:r>
        <w:r w:rsidR="00126747">
          <w:rPr>
            <w:noProof/>
            <w:webHidden/>
          </w:rPr>
          <w:t>52</w:t>
        </w:r>
        <w:r w:rsidR="00126747">
          <w:rPr>
            <w:noProof/>
            <w:webHidden/>
          </w:rPr>
          <w:fldChar w:fldCharType="end"/>
        </w:r>
      </w:hyperlink>
    </w:p>
    <w:p w14:paraId="4A958AFC" w14:textId="246F224B" w:rsidR="00126747" w:rsidRDefault="00CC6269">
      <w:pPr>
        <w:pStyle w:val="TM1"/>
        <w:tabs>
          <w:tab w:val="left" w:pos="720"/>
          <w:tab w:val="right" w:leader="underscore" w:pos="9062"/>
        </w:tabs>
        <w:rPr>
          <w:rFonts w:eastAsiaTheme="minorEastAsia" w:cstheme="minorBidi"/>
          <w:b w:val="0"/>
          <w:bCs w:val="0"/>
          <w:i w:val="0"/>
          <w:iCs w:val="0"/>
          <w:noProof/>
          <w:sz w:val="22"/>
          <w:szCs w:val="22"/>
        </w:rPr>
      </w:pPr>
      <w:hyperlink w:anchor="_Toc18874402" w:history="1">
        <w:r w:rsidR="00126747" w:rsidRPr="00C44101">
          <w:rPr>
            <w:rStyle w:val="Lienhypertexte"/>
            <w:rFonts w:cs="Arial"/>
            <w:noProof/>
          </w:rPr>
          <w:t>3.3</w:t>
        </w:r>
        <w:r w:rsidR="00126747">
          <w:rPr>
            <w:rFonts w:eastAsiaTheme="minorEastAsia" w:cstheme="minorBidi"/>
            <w:b w:val="0"/>
            <w:bCs w:val="0"/>
            <w:i w:val="0"/>
            <w:iCs w:val="0"/>
            <w:noProof/>
            <w:sz w:val="22"/>
            <w:szCs w:val="22"/>
          </w:rPr>
          <w:tab/>
        </w:r>
        <w:r w:rsidR="00126747" w:rsidRPr="00C44101">
          <w:rPr>
            <w:rStyle w:val="Lienhypertexte"/>
            <w:rFonts w:cs="Arial"/>
            <w:noProof/>
          </w:rPr>
          <w:t>Configuration du web service</w:t>
        </w:r>
        <w:r w:rsidR="00126747">
          <w:rPr>
            <w:noProof/>
            <w:webHidden/>
          </w:rPr>
          <w:tab/>
        </w:r>
        <w:r w:rsidR="00126747">
          <w:rPr>
            <w:noProof/>
            <w:webHidden/>
          </w:rPr>
          <w:fldChar w:fldCharType="begin"/>
        </w:r>
        <w:r w:rsidR="00126747">
          <w:rPr>
            <w:noProof/>
            <w:webHidden/>
          </w:rPr>
          <w:instrText xml:space="preserve"> PAGEREF _Toc18874402 \h </w:instrText>
        </w:r>
        <w:r w:rsidR="00126747">
          <w:rPr>
            <w:noProof/>
            <w:webHidden/>
          </w:rPr>
        </w:r>
        <w:r w:rsidR="00126747">
          <w:rPr>
            <w:noProof/>
            <w:webHidden/>
          </w:rPr>
          <w:fldChar w:fldCharType="separate"/>
        </w:r>
        <w:r w:rsidR="00126747">
          <w:rPr>
            <w:noProof/>
            <w:webHidden/>
          </w:rPr>
          <w:t>52</w:t>
        </w:r>
        <w:r w:rsidR="00126747">
          <w:rPr>
            <w:noProof/>
            <w:webHidden/>
          </w:rPr>
          <w:fldChar w:fldCharType="end"/>
        </w:r>
      </w:hyperlink>
    </w:p>
    <w:p w14:paraId="6601D45D" w14:textId="308BFD49" w:rsidR="00126747" w:rsidRDefault="00CC6269">
      <w:pPr>
        <w:pStyle w:val="TM1"/>
        <w:tabs>
          <w:tab w:val="left" w:pos="480"/>
          <w:tab w:val="right" w:leader="underscore" w:pos="9062"/>
        </w:tabs>
        <w:rPr>
          <w:rFonts w:eastAsiaTheme="minorEastAsia" w:cstheme="minorBidi"/>
          <w:b w:val="0"/>
          <w:bCs w:val="0"/>
          <w:i w:val="0"/>
          <w:iCs w:val="0"/>
          <w:noProof/>
          <w:sz w:val="22"/>
          <w:szCs w:val="22"/>
        </w:rPr>
      </w:pPr>
      <w:hyperlink w:anchor="_Toc18874403" w:history="1">
        <w:r w:rsidR="00126747" w:rsidRPr="00C44101">
          <w:rPr>
            <w:rStyle w:val="Lienhypertexte"/>
            <w:rFonts w:cs="Arial"/>
            <w:noProof/>
          </w:rPr>
          <w:t>4</w:t>
        </w:r>
        <w:r w:rsidR="00126747">
          <w:rPr>
            <w:rFonts w:eastAsiaTheme="minorEastAsia" w:cstheme="minorBidi"/>
            <w:b w:val="0"/>
            <w:bCs w:val="0"/>
            <w:i w:val="0"/>
            <w:iCs w:val="0"/>
            <w:noProof/>
            <w:sz w:val="22"/>
            <w:szCs w:val="22"/>
          </w:rPr>
          <w:tab/>
        </w:r>
        <w:r w:rsidR="00126747" w:rsidRPr="00C44101">
          <w:rPr>
            <w:rStyle w:val="Lienhypertexte"/>
            <w:rFonts w:cs="Arial"/>
            <w:noProof/>
          </w:rPr>
          <w:t>Conclusion Partielle</w:t>
        </w:r>
        <w:r w:rsidR="00126747">
          <w:rPr>
            <w:noProof/>
            <w:webHidden/>
          </w:rPr>
          <w:tab/>
        </w:r>
        <w:r w:rsidR="00126747">
          <w:rPr>
            <w:noProof/>
            <w:webHidden/>
          </w:rPr>
          <w:fldChar w:fldCharType="begin"/>
        </w:r>
        <w:r w:rsidR="00126747">
          <w:rPr>
            <w:noProof/>
            <w:webHidden/>
          </w:rPr>
          <w:instrText xml:space="preserve"> PAGEREF _Toc18874403 \h </w:instrText>
        </w:r>
        <w:r w:rsidR="00126747">
          <w:rPr>
            <w:noProof/>
            <w:webHidden/>
          </w:rPr>
        </w:r>
        <w:r w:rsidR="00126747">
          <w:rPr>
            <w:noProof/>
            <w:webHidden/>
          </w:rPr>
          <w:fldChar w:fldCharType="separate"/>
        </w:r>
        <w:r w:rsidR="00126747">
          <w:rPr>
            <w:noProof/>
            <w:webHidden/>
          </w:rPr>
          <w:t>53</w:t>
        </w:r>
        <w:r w:rsidR="00126747">
          <w:rPr>
            <w:noProof/>
            <w:webHidden/>
          </w:rPr>
          <w:fldChar w:fldCharType="end"/>
        </w:r>
      </w:hyperlink>
    </w:p>
    <w:p w14:paraId="6F3CE66C" w14:textId="78988AF9" w:rsidR="00126747" w:rsidRDefault="00CC6269">
      <w:pPr>
        <w:pStyle w:val="TM1"/>
        <w:tabs>
          <w:tab w:val="right" w:leader="underscore" w:pos="9062"/>
        </w:tabs>
        <w:rPr>
          <w:rFonts w:eastAsiaTheme="minorEastAsia" w:cstheme="minorBidi"/>
          <w:b w:val="0"/>
          <w:bCs w:val="0"/>
          <w:i w:val="0"/>
          <w:iCs w:val="0"/>
          <w:noProof/>
          <w:sz w:val="22"/>
          <w:szCs w:val="22"/>
        </w:rPr>
      </w:pPr>
      <w:hyperlink w:anchor="_Toc18874404" w:history="1">
        <w:r w:rsidR="00126747" w:rsidRPr="00C44101">
          <w:rPr>
            <w:rStyle w:val="Lienhypertexte"/>
            <w:rFonts w:cs="Arial"/>
            <w:noProof/>
          </w:rPr>
          <w:t>Chapitre 4 : Conclu</w:t>
        </w:r>
        <w:r w:rsidR="00126747" w:rsidRPr="00C44101">
          <w:rPr>
            <w:rStyle w:val="Lienhypertexte"/>
            <w:rFonts w:cs="Arial"/>
            <w:noProof/>
          </w:rPr>
          <w:t>s</w:t>
        </w:r>
        <w:r w:rsidR="00126747" w:rsidRPr="00C44101">
          <w:rPr>
            <w:rStyle w:val="Lienhypertexte"/>
            <w:rFonts w:cs="Arial"/>
            <w:noProof/>
          </w:rPr>
          <w:t>ion Générale</w:t>
        </w:r>
        <w:r w:rsidR="00126747">
          <w:rPr>
            <w:noProof/>
            <w:webHidden/>
          </w:rPr>
          <w:tab/>
        </w:r>
        <w:r w:rsidR="00126747">
          <w:rPr>
            <w:noProof/>
            <w:webHidden/>
          </w:rPr>
          <w:fldChar w:fldCharType="begin"/>
        </w:r>
        <w:r w:rsidR="00126747">
          <w:rPr>
            <w:noProof/>
            <w:webHidden/>
          </w:rPr>
          <w:instrText xml:space="preserve"> PAGEREF _Toc18874404 \h </w:instrText>
        </w:r>
        <w:r w:rsidR="00126747">
          <w:rPr>
            <w:noProof/>
            <w:webHidden/>
          </w:rPr>
        </w:r>
        <w:r w:rsidR="00126747">
          <w:rPr>
            <w:noProof/>
            <w:webHidden/>
          </w:rPr>
          <w:fldChar w:fldCharType="separate"/>
        </w:r>
        <w:r w:rsidR="00126747">
          <w:rPr>
            <w:noProof/>
            <w:webHidden/>
          </w:rPr>
          <w:t>54</w:t>
        </w:r>
        <w:r w:rsidR="00126747">
          <w:rPr>
            <w:noProof/>
            <w:webHidden/>
          </w:rPr>
          <w:fldChar w:fldCharType="end"/>
        </w:r>
      </w:hyperlink>
    </w:p>
    <w:p w14:paraId="0E60B9FE" w14:textId="020C92A0" w:rsidR="00126747" w:rsidRDefault="00CC6269">
      <w:pPr>
        <w:pStyle w:val="TM3"/>
        <w:tabs>
          <w:tab w:val="right" w:leader="underscore" w:pos="9062"/>
        </w:tabs>
        <w:rPr>
          <w:rFonts w:eastAsiaTheme="minorEastAsia" w:cstheme="minorBidi"/>
          <w:noProof/>
          <w:sz w:val="22"/>
          <w:szCs w:val="22"/>
        </w:rPr>
      </w:pPr>
      <w:hyperlink w:anchor="_Toc18874405" w:history="1">
        <w:r w:rsidR="00126747" w:rsidRPr="00C44101">
          <w:rPr>
            <w:rStyle w:val="Lienhypertexte"/>
            <w:rFonts w:cs="Arial"/>
            <w:noProof/>
          </w:rPr>
          <w:t>Annexe 1 : Prise en compte des périodes sans activité</w:t>
        </w:r>
        <w:r w:rsidR="00126747">
          <w:rPr>
            <w:noProof/>
            <w:webHidden/>
          </w:rPr>
          <w:tab/>
        </w:r>
        <w:r w:rsidR="00126747">
          <w:rPr>
            <w:noProof/>
            <w:webHidden/>
          </w:rPr>
          <w:fldChar w:fldCharType="begin"/>
        </w:r>
        <w:r w:rsidR="00126747">
          <w:rPr>
            <w:noProof/>
            <w:webHidden/>
          </w:rPr>
          <w:instrText xml:space="preserve"> PAGEREF _Toc18874405 \h </w:instrText>
        </w:r>
        <w:r w:rsidR="00126747">
          <w:rPr>
            <w:noProof/>
            <w:webHidden/>
          </w:rPr>
        </w:r>
        <w:r w:rsidR="00126747">
          <w:rPr>
            <w:noProof/>
            <w:webHidden/>
          </w:rPr>
          <w:fldChar w:fldCharType="separate"/>
        </w:r>
        <w:r w:rsidR="00126747">
          <w:rPr>
            <w:noProof/>
            <w:webHidden/>
          </w:rPr>
          <w:t>57</w:t>
        </w:r>
        <w:r w:rsidR="00126747">
          <w:rPr>
            <w:noProof/>
            <w:webHidden/>
          </w:rPr>
          <w:fldChar w:fldCharType="end"/>
        </w:r>
      </w:hyperlink>
    </w:p>
    <w:p w14:paraId="2FCC0962" w14:textId="41AEA33F" w:rsidR="00126747" w:rsidRDefault="00CC6269">
      <w:pPr>
        <w:pStyle w:val="TM3"/>
        <w:tabs>
          <w:tab w:val="right" w:leader="underscore" w:pos="9062"/>
        </w:tabs>
        <w:rPr>
          <w:rFonts w:eastAsiaTheme="minorEastAsia" w:cstheme="minorBidi"/>
          <w:noProof/>
          <w:sz w:val="22"/>
          <w:szCs w:val="22"/>
        </w:rPr>
      </w:pPr>
      <w:hyperlink w:anchor="_Toc18874406" w:history="1">
        <w:r w:rsidR="00126747" w:rsidRPr="00C44101">
          <w:rPr>
            <w:rStyle w:val="Lienhypertexte"/>
            <w:rFonts w:cs="Arial"/>
            <w:noProof/>
          </w:rPr>
          <w:t>Annexe 2 : importance d’une API et construction d’une requête HTTP</w:t>
        </w:r>
        <w:r w:rsidR="00126747">
          <w:rPr>
            <w:noProof/>
            <w:webHidden/>
          </w:rPr>
          <w:tab/>
        </w:r>
        <w:r w:rsidR="00126747">
          <w:rPr>
            <w:noProof/>
            <w:webHidden/>
          </w:rPr>
          <w:fldChar w:fldCharType="begin"/>
        </w:r>
        <w:r w:rsidR="00126747">
          <w:rPr>
            <w:noProof/>
            <w:webHidden/>
          </w:rPr>
          <w:instrText xml:space="preserve"> PAGEREF _Toc18874406 \h </w:instrText>
        </w:r>
        <w:r w:rsidR="00126747">
          <w:rPr>
            <w:noProof/>
            <w:webHidden/>
          </w:rPr>
        </w:r>
        <w:r w:rsidR="00126747">
          <w:rPr>
            <w:noProof/>
            <w:webHidden/>
          </w:rPr>
          <w:fldChar w:fldCharType="separate"/>
        </w:r>
        <w:r w:rsidR="00126747">
          <w:rPr>
            <w:noProof/>
            <w:webHidden/>
          </w:rPr>
          <w:t>57</w:t>
        </w:r>
        <w:r w:rsidR="00126747">
          <w:rPr>
            <w:noProof/>
            <w:webHidden/>
          </w:rPr>
          <w:fldChar w:fldCharType="end"/>
        </w:r>
      </w:hyperlink>
    </w:p>
    <w:p w14:paraId="4190D2B6" w14:textId="67B0940D" w:rsidR="00126747" w:rsidRDefault="00CC6269">
      <w:pPr>
        <w:pStyle w:val="TM3"/>
        <w:tabs>
          <w:tab w:val="right" w:leader="underscore" w:pos="9062"/>
        </w:tabs>
        <w:rPr>
          <w:rFonts w:eastAsiaTheme="minorEastAsia" w:cstheme="minorBidi"/>
          <w:noProof/>
          <w:sz w:val="22"/>
          <w:szCs w:val="22"/>
        </w:rPr>
      </w:pPr>
      <w:hyperlink w:anchor="_Toc18874407" w:history="1">
        <w:r w:rsidR="00126747" w:rsidRPr="00C44101">
          <w:rPr>
            <w:rStyle w:val="Lienhypertexte"/>
            <w:rFonts w:cs="Arial"/>
            <w:noProof/>
          </w:rPr>
          <w:t>Annexe 3 : Construction d’une requête HTTP</w:t>
        </w:r>
        <w:r w:rsidR="00126747">
          <w:rPr>
            <w:noProof/>
            <w:webHidden/>
          </w:rPr>
          <w:tab/>
        </w:r>
        <w:r w:rsidR="00126747">
          <w:rPr>
            <w:noProof/>
            <w:webHidden/>
          </w:rPr>
          <w:fldChar w:fldCharType="begin"/>
        </w:r>
        <w:r w:rsidR="00126747">
          <w:rPr>
            <w:noProof/>
            <w:webHidden/>
          </w:rPr>
          <w:instrText xml:space="preserve"> PAGEREF _Toc18874407 \h </w:instrText>
        </w:r>
        <w:r w:rsidR="00126747">
          <w:rPr>
            <w:noProof/>
            <w:webHidden/>
          </w:rPr>
        </w:r>
        <w:r w:rsidR="00126747">
          <w:rPr>
            <w:noProof/>
            <w:webHidden/>
          </w:rPr>
          <w:fldChar w:fldCharType="separate"/>
        </w:r>
        <w:r w:rsidR="00126747">
          <w:rPr>
            <w:noProof/>
            <w:webHidden/>
          </w:rPr>
          <w:t>58</w:t>
        </w:r>
        <w:r w:rsidR="00126747">
          <w:rPr>
            <w:noProof/>
            <w:webHidden/>
          </w:rPr>
          <w:fldChar w:fldCharType="end"/>
        </w:r>
      </w:hyperlink>
    </w:p>
    <w:p w14:paraId="6BF06F59" w14:textId="0AF4C395" w:rsidR="00126747" w:rsidRDefault="00CC6269">
      <w:pPr>
        <w:pStyle w:val="TM3"/>
        <w:tabs>
          <w:tab w:val="right" w:leader="underscore" w:pos="9062"/>
        </w:tabs>
        <w:rPr>
          <w:rFonts w:eastAsiaTheme="minorEastAsia" w:cstheme="minorBidi"/>
          <w:noProof/>
          <w:sz w:val="22"/>
          <w:szCs w:val="22"/>
        </w:rPr>
      </w:pPr>
      <w:hyperlink w:anchor="_Toc18874408" w:history="1">
        <w:r w:rsidR="00126747" w:rsidRPr="00C44101">
          <w:rPr>
            <w:rStyle w:val="Lienhypertexte"/>
            <w:rFonts w:cs="Arial"/>
            <w:noProof/>
          </w:rPr>
          <w:t>Annexe 4 : Base de données spatiale</w:t>
        </w:r>
        <w:r w:rsidR="00126747">
          <w:rPr>
            <w:noProof/>
            <w:webHidden/>
          </w:rPr>
          <w:tab/>
        </w:r>
        <w:r w:rsidR="00126747">
          <w:rPr>
            <w:noProof/>
            <w:webHidden/>
          </w:rPr>
          <w:fldChar w:fldCharType="begin"/>
        </w:r>
        <w:r w:rsidR="00126747">
          <w:rPr>
            <w:noProof/>
            <w:webHidden/>
          </w:rPr>
          <w:instrText xml:space="preserve"> PAGEREF _Toc18874408 \h </w:instrText>
        </w:r>
        <w:r w:rsidR="00126747">
          <w:rPr>
            <w:noProof/>
            <w:webHidden/>
          </w:rPr>
        </w:r>
        <w:r w:rsidR="00126747">
          <w:rPr>
            <w:noProof/>
            <w:webHidden/>
          </w:rPr>
          <w:fldChar w:fldCharType="separate"/>
        </w:r>
        <w:r w:rsidR="00126747">
          <w:rPr>
            <w:noProof/>
            <w:webHidden/>
          </w:rPr>
          <w:t>58</w:t>
        </w:r>
        <w:r w:rsidR="00126747">
          <w:rPr>
            <w:noProof/>
            <w:webHidden/>
          </w:rPr>
          <w:fldChar w:fldCharType="end"/>
        </w:r>
      </w:hyperlink>
    </w:p>
    <w:p w14:paraId="01ECA45E" w14:textId="553A6C37" w:rsidR="00126747" w:rsidRDefault="00CC6269">
      <w:pPr>
        <w:pStyle w:val="TM3"/>
        <w:tabs>
          <w:tab w:val="right" w:leader="underscore" w:pos="9062"/>
        </w:tabs>
        <w:rPr>
          <w:rFonts w:eastAsiaTheme="minorEastAsia" w:cstheme="minorBidi"/>
          <w:noProof/>
          <w:sz w:val="22"/>
          <w:szCs w:val="22"/>
        </w:rPr>
      </w:pPr>
      <w:hyperlink w:anchor="_Toc18874409" w:history="1">
        <w:r w:rsidR="00126747" w:rsidRPr="00C44101">
          <w:rPr>
            <w:rStyle w:val="Lienhypertexte"/>
            <w:rFonts w:cs="Arial"/>
            <w:noProof/>
          </w:rPr>
          <w:t xml:space="preserve">Annexe 5 : Calcul des coefficients </w:t>
        </w:r>
        <m:oMath>
          <m:r>
            <w:rPr>
              <w:rStyle w:val="Lienhypertexte"/>
              <w:rFonts w:ascii="Cambria Math" w:hAnsi="Cambria Math" w:cs="Arial"/>
              <w:noProof/>
            </w:rPr>
            <m:t>ai</m:t>
          </m:r>
        </m:oMath>
        <w:r w:rsidR="00126747" w:rsidRPr="00C44101">
          <w:rPr>
            <w:rStyle w:val="Lienhypertexte"/>
            <w:rFonts w:cs="Arial"/>
            <w:noProof/>
          </w:rPr>
          <w:t xml:space="preserve"> pour l’estimation de l’énergie produite par une éolienne.</w:t>
        </w:r>
        <w:r w:rsidR="00126747">
          <w:rPr>
            <w:noProof/>
            <w:webHidden/>
          </w:rPr>
          <w:tab/>
        </w:r>
        <w:r w:rsidR="00126747">
          <w:rPr>
            <w:noProof/>
            <w:webHidden/>
          </w:rPr>
          <w:fldChar w:fldCharType="begin"/>
        </w:r>
        <w:r w:rsidR="00126747">
          <w:rPr>
            <w:noProof/>
            <w:webHidden/>
          </w:rPr>
          <w:instrText xml:space="preserve"> PAGEREF _Toc18874409 \h </w:instrText>
        </w:r>
        <w:r w:rsidR="00126747">
          <w:rPr>
            <w:noProof/>
            <w:webHidden/>
          </w:rPr>
        </w:r>
        <w:r w:rsidR="00126747">
          <w:rPr>
            <w:noProof/>
            <w:webHidden/>
          </w:rPr>
          <w:fldChar w:fldCharType="separate"/>
        </w:r>
        <w:r w:rsidR="00126747">
          <w:rPr>
            <w:noProof/>
            <w:webHidden/>
          </w:rPr>
          <w:t>61</w:t>
        </w:r>
        <w:r w:rsidR="00126747">
          <w:rPr>
            <w:noProof/>
            <w:webHidden/>
          </w:rPr>
          <w:fldChar w:fldCharType="end"/>
        </w:r>
      </w:hyperlink>
    </w:p>
    <w:p w14:paraId="225CA0D6" w14:textId="076D95B7" w:rsidR="006A1AA6" w:rsidRDefault="000A249A">
      <w:pPr>
        <w:rPr>
          <w:rFonts w:ascii="Arial" w:hAnsi="Arial" w:cs="Arial"/>
        </w:rPr>
      </w:pPr>
      <w:r>
        <w:rPr>
          <w:rFonts w:ascii="Arial" w:hAnsi="Arial" w:cs="Arial"/>
          <w:b/>
          <w:bCs/>
          <w:sz w:val="22"/>
          <w:szCs w:val="22"/>
        </w:rPr>
        <w:fldChar w:fldCharType="end"/>
      </w:r>
      <w:commentRangeEnd w:id="29"/>
      <w:r>
        <w:commentReference w:id="29"/>
      </w:r>
    </w:p>
    <w:p w14:paraId="37EA95C4" w14:textId="77777777" w:rsidR="006A1AA6" w:rsidRDefault="006A1AA6">
      <w:pPr>
        <w:rPr>
          <w:rFonts w:ascii="Arial" w:hAnsi="Arial" w:cs="Arial"/>
        </w:rPr>
        <w:sectPr w:rsidR="006A1AA6">
          <w:footerReference w:type="default" r:id="rId17"/>
          <w:footnotePr>
            <w:pos w:val="beneathText"/>
          </w:footnotePr>
          <w:pgSz w:w="11906" w:h="16838"/>
          <w:pgMar w:top="1417" w:right="1417" w:bottom="1983" w:left="1417" w:header="720" w:footer="1417" w:gutter="0"/>
          <w:cols w:space="720"/>
        </w:sectPr>
      </w:pPr>
    </w:p>
    <w:p w14:paraId="1461D792" w14:textId="77777777" w:rsidR="006A1AA6" w:rsidRDefault="006A1AA6">
      <w:pPr>
        <w:pStyle w:val="203Titreliminaire"/>
        <w:jc w:val="both"/>
        <w:rPr>
          <w:rFonts w:cs="Arial"/>
          <w:sz w:val="24"/>
        </w:rPr>
        <w:sectPr w:rsidR="006A1AA6">
          <w:footerReference w:type="default" r:id="rId18"/>
          <w:footnotePr>
            <w:pos w:val="beneathText"/>
          </w:footnotePr>
          <w:type w:val="continuous"/>
          <w:pgSz w:w="11906" w:h="16838"/>
          <w:pgMar w:top="1417" w:right="1417" w:bottom="1983" w:left="1417" w:header="720" w:footer="1417" w:gutter="0"/>
          <w:cols w:space="720"/>
        </w:sectPr>
      </w:pPr>
    </w:p>
    <w:p w14:paraId="0897B643" w14:textId="77777777" w:rsidR="006A1AA6" w:rsidRDefault="006A1AA6">
      <w:pPr>
        <w:pStyle w:val="TM1"/>
        <w:tabs>
          <w:tab w:val="right" w:leader="dot" w:pos="9072"/>
        </w:tabs>
        <w:rPr>
          <w:rFonts w:ascii="Arial" w:hAnsi="Arial" w:cs="Arial"/>
        </w:rPr>
        <w:sectPr w:rsidR="006A1AA6">
          <w:footnotePr>
            <w:pos w:val="beneathText"/>
          </w:footnotePr>
          <w:type w:val="continuous"/>
          <w:pgSz w:w="11906" w:h="16838"/>
          <w:pgMar w:top="1417" w:right="1417" w:bottom="1983" w:left="1417" w:header="720" w:footer="1417" w:gutter="0"/>
          <w:cols w:space="720"/>
        </w:sectPr>
      </w:pPr>
    </w:p>
    <w:p w14:paraId="3F37E0FC" w14:textId="77777777" w:rsidR="006A1AA6" w:rsidRDefault="000A249A">
      <w:pPr>
        <w:pStyle w:val="Titre"/>
        <w:outlineLvl w:val="1"/>
        <w:rPr>
          <w:rFonts w:cs="Arial"/>
        </w:rPr>
      </w:pPr>
      <w:bookmarkStart w:id="30" w:name="_Toc18874355"/>
      <w:r>
        <w:rPr>
          <w:rFonts w:cs="Arial"/>
        </w:rPr>
        <w:lastRenderedPageBreak/>
        <w:t>Avant-Propos</w:t>
      </w:r>
      <w:bookmarkEnd w:id="30"/>
    </w:p>
    <w:p w14:paraId="5DBF09AC" w14:textId="77777777" w:rsidR="006A1AA6" w:rsidRDefault="000A249A">
      <w:pPr>
        <w:widowControl/>
        <w:suppressAutoHyphens w:val="0"/>
        <w:autoSpaceDE w:val="0"/>
        <w:autoSpaceDN w:val="0"/>
        <w:adjustRightInd w:val="0"/>
        <w:spacing w:after="0" w:line="413" w:lineRule="atLeast"/>
        <w:ind w:firstLine="720"/>
        <w:rPr>
          <w:rFonts w:ascii="Arial" w:eastAsia="Times New Roman" w:hAnsi="Arial" w:cs="Arial"/>
          <w:color w:val="000000"/>
        </w:rPr>
      </w:pPr>
      <w:bookmarkStart w:id="31" w:name="_Hlk18742899"/>
      <w:r>
        <w:rPr>
          <w:rFonts w:ascii="Arial" w:eastAsia="Times New Roman" w:hAnsi="Arial" w:cs="Arial"/>
          <w:color w:val="000000"/>
        </w:rPr>
        <w:t>Biotope est une entreprise privée, dite Société par Actions Simplifiée, qui a vu le jour en 1993 grâce à des passionnés de nature. Son objectif étant de prendre en compte les différents enjeux écologiques au sein de notre société, elle s’est donnée pour mission d’accompagner tout projet d’aménagement, de sa conception à son exploitation, en appliquant des méthodes de concertation et apportant des solutions aux difficultés réglementaires liées aux normes environnementales.</w:t>
      </w:r>
    </w:p>
    <w:p w14:paraId="04E2FB6E" w14:textId="77777777" w:rsidR="006A1AA6" w:rsidRDefault="000A249A">
      <w:pPr>
        <w:widowControl/>
        <w:suppressAutoHyphens w:val="0"/>
        <w:autoSpaceDE w:val="0"/>
        <w:autoSpaceDN w:val="0"/>
        <w:adjustRightInd w:val="0"/>
        <w:spacing w:after="0" w:line="416" w:lineRule="atLeast"/>
        <w:ind w:firstLine="720"/>
        <w:rPr>
          <w:rFonts w:ascii="Arial" w:eastAsia="Times New Roman" w:hAnsi="Arial" w:cs="Arial"/>
          <w:color w:val="000000"/>
        </w:rPr>
      </w:pPr>
      <w:r>
        <w:rPr>
          <w:rFonts w:ascii="Arial" w:eastAsia="Times New Roman" w:hAnsi="Arial" w:cs="Arial"/>
          <w:color w:val="000000"/>
        </w:rPr>
        <w:t>Son équipe pluridisciplinaire composée, entre autres, d’experts naturalistes et écologues, d’environnementalistes, de géomaticiens et de biostatisticiens, lui permet d’intervenir au sein de divers domaines d’activités : énergie, transport, industrie extractive, politique de l’eau et de la mer, gestion et valorisation de la nature, agriculture et enfin urbanisme, loisirs et ville durable. Ses services, en tant que bureau d’études, s’adressent aux entreprises, aux collectivités, aux services de l’Etat et aux ONG. Ils portent sur des actions de conseils, d’études réglementaires, de formations pour professionnels, d’édition et de communication. A l’heure actuelle, elle emploie 236 salariés permanents, répartis au sein de dix-sept agences à travers la France et les DOM-TOM, et de 5 filiales dans le monde (Chine, Maroc, Madagascar, Belgique et Gabon) avec un chiffre d’affaire</w:t>
      </w:r>
      <w:ins w:id="32" w:author="ylebras" w:date="2019-09-06T11:59:00Z">
        <w:r w:rsidRPr="00563924">
          <w:rPr>
            <w:rFonts w:ascii="Arial" w:eastAsia="Times New Roman" w:hAnsi="Arial" w:cs="Arial"/>
            <w:color w:val="000000"/>
          </w:rPr>
          <w:t xml:space="preserve"> </w:t>
        </w:r>
      </w:ins>
      <w:r>
        <w:rPr>
          <w:rFonts w:ascii="Arial" w:eastAsia="Times New Roman" w:hAnsi="Arial" w:cs="Arial"/>
          <w:color w:val="000000"/>
        </w:rPr>
        <w:t>de</w:t>
      </w:r>
      <w:ins w:id="33" w:author="ylebras" w:date="2019-09-06T11:59:00Z">
        <w:r w:rsidRPr="00563924">
          <w:rPr>
            <w:rFonts w:ascii="Arial" w:eastAsia="Times New Roman" w:hAnsi="Arial" w:cs="Arial"/>
            <w:color w:val="000000"/>
          </w:rPr>
          <w:t xml:space="preserve"> </w:t>
        </w:r>
      </w:ins>
      <w:r>
        <w:rPr>
          <w:rFonts w:ascii="Arial" w:eastAsia="Times New Roman" w:hAnsi="Arial" w:cs="Arial"/>
          <w:color w:val="000000"/>
        </w:rPr>
        <w:t>17,8 millions d’euros en 2017.</w:t>
      </w:r>
    </w:p>
    <w:p w14:paraId="12D46CAD" w14:textId="77777777" w:rsidR="006A1AA6" w:rsidRDefault="000A249A">
      <w:pPr>
        <w:widowControl/>
        <w:suppressAutoHyphens w:val="0"/>
        <w:autoSpaceDE w:val="0"/>
        <w:autoSpaceDN w:val="0"/>
        <w:adjustRightInd w:val="0"/>
        <w:spacing w:after="0" w:line="416" w:lineRule="atLeast"/>
        <w:ind w:firstLine="720"/>
        <w:rPr>
          <w:rFonts w:ascii="Arial" w:eastAsia="Times New Roman" w:hAnsi="Arial" w:cs="Arial"/>
          <w:color w:val="000000"/>
        </w:rPr>
      </w:pPr>
      <w:r>
        <w:rPr>
          <w:rFonts w:ascii="Arial" w:eastAsia="Times New Roman" w:hAnsi="Arial" w:cs="Arial"/>
          <w:color w:val="000000"/>
        </w:rPr>
        <w:t>En plus de son activité de bureau d’études, Biotope contribue à l’enrichissement des connaissances en matière de biodiversité et, en tant qu’acteur de la recherche et du développement, au développement de nouveaux outils, qu’elle diffuse grâce à son agence de communication et sa maison d’édition ainsi qu’à sa fondation.</w:t>
      </w:r>
    </w:p>
    <w:p w14:paraId="7A59E7C9" w14:textId="55C2A34A" w:rsidR="006A1AA6" w:rsidRDefault="000A249A">
      <w:pPr>
        <w:widowControl/>
        <w:suppressAutoHyphens w:val="0"/>
        <w:autoSpaceDE w:val="0"/>
        <w:autoSpaceDN w:val="0"/>
        <w:adjustRightInd w:val="0"/>
        <w:spacing w:after="0" w:line="416" w:lineRule="atLeast"/>
        <w:ind w:firstLine="720"/>
        <w:rPr>
          <w:rFonts w:ascii="Arial" w:eastAsia="Times New Roman" w:hAnsi="Arial" w:cs="Arial"/>
          <w:color w:val="000000"/>
        </w:rPr>
      </w:pPr>
      <w:r>
        <w:rPr>
          <w:rFonts w:ascii="Arial" w:eastAsia="Times New Roman" w:hAnsi="Arial" w:cs="Arial"/>
          <w:color w:val="000000"/>
        </w:rPr>
        <w:t>Au cours de mon stage de fin d’étude j’ai intégré le pôle recherche et développement sous la responsabilité de Yves LE BRAS (Docteur en écologie marine</w:t>
      </w:r>
      <w:r w:rsidRPr="00563924">
        <w:rPr>
          <w:rFonts w:ascii="Arial" w:eastAsia="Times New Roman" w:hAnsi="Arial" w:cs="Arial"/>
          <w:color w:val="000000"/>
        </w:rPr>
        <w:t>, exerçant la fonction de biostatisticien</w:t>
      </w:r>
      <w:r>
        <w:rPr>
          <w:rFonts w:ascii="Arial" w:eastAsia="Times New Roman" w:hAnsi="Arial" w:cs="Arial"/>
          <w:color w:val="000000"/>
        </w:rPr>
        <w:t>), de Charlotte ROEMER (</w:t>
      </w:r>
      <w:r w:rsidRPr="00563924">
        <w:rPr>
          <w:rFonts w:ascii="Arial" w:eastAsia="Times New Roman" w:hAnsi="Arial" w:cs="Arial"/>
          <w:color w:val="000000"/>
        </w:rPr>
        <w:t>Docteur en écologie, exerçant la fonction d’</w:t>
      </w:r>
      <w:r>
        <w:rPr>
          <w:rFonts w:ascii="Arial" w:eastAsia="Times New Roman" w:hAnsi="Arial" w:cs="Arial"/>
          <w:color w:val="000000"/>
        </w:rPr>
        <w:t xml:space="preserve">expert chiroptérologue) et de Julien RINGELSTEIN (Chef de projet), qui m’ont </w:t>
      </w:r>
      <w:r w:rsidR="00563924">
        <w:rPr>
          <w:rFonts w:ascii="Arial" w:eastAsia="Times New Roman" w:hAnsi="Arial" w:cs="Arial"/>
          <w:color w:val="000000"/>
        </w:rPr>
        <w:t>encadré</w:t>
      </w:r>
      <w:r>
        <w:rPr>
          <w:rFonts w:ascii="Arial" w:eastAsia="Times New Roman" w:hAnsi="Arial" w:cs="Arial"/>
          <w:color w:val="000000"/>
        </w:rPr>
        <w:t xml:space="preserve"> pendant toute la durée de mon stage. </w:t>
      </w:r>
    </w:p>
    <w:p w14:paraId="661DFA09" w14:textId="533CDB51" w:rsidR="006A1AA6" w:rsidRDefault="000A249A">
      <w:pPr>
        <w:widowControl/>
        <w:suppressAutoHyphens w:val="0"/>
        <w:autoSpaceDE w:val="0"/>
        <w:autoSpaceDN w:val="0"/>
        <w:adjustRightInd w:val="0"/>
        <w:spacing w:after="0" w:line="416" w:lineRule="atLeast"/>
        <w:ind w:firstLine="720"/>
        <w:rPr>
          <w:rFonts w:ascii="Arial" w:hAnsi="Arial" w:cs="Arial"/>
        </w:rPr>
      </w:pPr>
      <w:r w:rsidRPr="00563924">
        <w:rPr>
          <w:rFonts w:ascii="Arial" w:eastAsia="Times New Roman" w:hAnsi="Arial" w:cs="Arial"/>
          <w:color w:val="000000"/>
        </w:rPr>
        <w:t>L</w:t>
      </w:r>
      <w:r>
        <w:rPr>
          <w:rFonts w:ascii="Arial" w:eastAsia="Times New Roman" w:hAnsi="Arial" w:cs="Arial"/>
          <w:color w:val="000000"/>
        </w:rPr>
        <w:t xml:space="preserve">a mission principale </w:t>
      </w:r>
      <w:r w:rsidRPr="00563924">
        <w:rPr>
          <w:rFonts w:ascii="Arial" w:eastAsia="Times New Roman" w:hAnsi="Arial" w:cs="Arial"/>
          <w:color w:val="000000"/>
        </w:rPr>
        <w:t xml:space="preserve">du stage </w:t>
      </w:r>
      <w:r>
        <w:rPr>
          <w:rFonts w:ascii="Arial" w:eastAsia="Times New Roman" w:hAnsi="Arial" w:cs="Arial"/>
          <w:color w:val="000000"/>
        </w:rPr>
        <w:t xml:space="preserve">était </w:t>
      </w:r>
      <w:r>
        <w:rPr>
          <w:rFonts w:ascii="Arial" w:hAnsi="Arial" w:cs="Arial"/>
        </w:rPr>
        <w:t xml:space="preserve">l’amélioration de Chirotech qui est un outil d’aide à la décision pour le bridage des éoliennes afin de réduire la mortalité des chiroptères tout en limitant les pertes de productions énergétiques sur les parcs éoliens. Et elle se déclinait en </w:t>
      </w:r>
      <w:r w:rsidR="00563924" w:rsidRPr="00563924">
        <w:rPr>
          <w:rFonts w:ascii="Arial" w:hAnsi="Arial" w:cs="Arial"/>
        </w:rPr>
        <w:t>trois</w:t>
      </w:r>
      <w:r w:rsidR="00563924">
        <w:rPr>
          <w:rFonts w:ascii="Arial" w:hAnsi="Arial" w:cs="Arial"/>
        </w:rPr>
        <w:t xml:space="preserve"> étapes majeures</w:t>
      </w:r>
      <w:r>
        <w:rPr>
          <w:rFonts w:ascii="Arial" w:hAnsi="Arial" w:cs="Arial"/>
        </w:rPr>
        <w:t xml:space="preserve"> : (i) modélisation de l’activité des </w:t>
      </w:r>
      <w:r>
        <w:rPr>
          <w:rFonts w:ascii="Arial" w:hAnsi="Arial" w:cs="Arial"/>
        </w:rPr>
        <w:lastRenderedPageBreak/>
        <w:t>chiroptères en fonction des facteurs météorologiques et temporelles, (ii) mise au point d’une méthode de comparaison des systèmes de bridage existants et celle que nous allons développer, (iii) mener une analyse de besoins, une analyse technique et fonctionnelle du web service qui permettra d’implémenter la stratégie de bridage que nous allons développer.</w:t>
      </w:r>
    </w:p>
    <w:bookmarkEnd w:id="31"/>
    <w:p w14:paraId="270E1A64" w14:textId="77777777" w:rsidR="006A1AA6" w:rsidRDefault="006A1AA6">
      <w:pPr>
        <w:pStyle w:val="Titre"/>
        <w:outlineLvl w:val="1"/>
        <w:rPr>
          <w:rFonts w:cs="Arial"/>
        </w:rPr>
      </w:pPr>
    </w:p>
    <w:p w14:paraId="6317301D" w14:textId="77777777" w:rsidR="006A1AA6" w:rsidRDefault="006A1AA6">
      <w:pPr>
        <w:pStyle w:val="Titre"/>
        <w:outlineLvl w:val="1"/>
        <w:rPr>
          <w:rFonts w:cs="Arial"/>
        </w:rPr>
      </w:pPr>
    </w:p>
    <w:p w14:paraId="0B9DB4CF" w14:textId="77777777" w:rsidR="006A1AA6" w:rsidRDefault="006A1AA6">
      <w:pPr>
        <w:pStyle w:val="Corpsdetexte"/>
      </w:pPr>
    </w:p>
    <w:p w14:paraId="3C2E2EBC" w14:textId="77777777" w:rsidR="006A1AA6" w:rsidRDefault="006A1AA6">
      <w:pPr>
        <w:pStyle w:val="Corpsdetexte"/>
      </w:pPr>
    </w:p>
    <w:p w14:paraId="52C3AB5A" w14:textId="77777777" w:rsidR="006A1AA6" w:rsidRDefault="006A1AA6">
      <w:pPr>
        <w:pStyle w:val="Corpsdetexte"/>
      </w:pPr>
    </w:p>
    <w:p w14:paraId="3791795B" w14:textId="77777777" w:rsidR="006A1AA6" w:rsidRDefault="006A1AA6">
      <w:pPr>
        <w:pStyle w:val="Corpsdetexte"/>
      </w:pPr>
    </w:p>
    <w:p w14:paraId="62E973D8" w14:textId="77777777" w:rsidR="006A1AA6" w:rsidRDefault="006A1AA6">
      <w:pPr>
        <w:pStyle w:val="Corpsdetexte"/>
      </w:pPr>
    </w:p>
    <w:p w14:paraId="310E12DE" w14:textId="77777777" w:rsidR="006A1AA6" w:rsidRDefault="006A1AA6">
      <w:pPr>
        <w:pStyle w:val="Corpsdetexte"/>
      </w:pPr>
    </w:p>
    <w:p w14:paraId="03F6899F" w14:textId="77777777" w:rsidR="006A1AA6" w:rsidRDefault="006A1AA6">
      <w:pPr>
        <w:pStyle w:val="Corpsdetexte"/>
      </w:pPr>
    </w:p>
    <w:p w14:paraId="240A4A5E" w14:textId="77777777" w:rsidR="006A1AA6" w:rsidRDefault="006A1AA6">
      <w:pPr>
        <w:pStyle w:val="Corpsdetexte"/>
      </w:pPr>
    </w:p>
    <w:p w14:paraId="39D3B511" w14:textId="77777777" w:rsidR="006A1AA6" w:rsidRDefault="006A1AA6">
      <w:pPr>
        <w:pStyle w:val="Corpsdetexte"/>
      </w:pPr>
    </w:p>
    <w:p w14:paraId="09D61A81" w14:textId="77777777" w:rsidR="006A1AA6" w:rsidRDefault="006A1AA6">
      <w:pPr>
        <w:pStyle w:val="Corpsdetexte"/>
      </w:pPr>
    </w:p>
    <w:p w14:paraId="75C38BB8" w14:textId="77777777" w:rsidR="006A1AA6" w:rsidRDefault="006A1AA6">
      <w:pPr>
        <w:pStyle w:val="Corpsdetexte"/>
      </w:pPr>
    </w:p>
    <w:p w14:paraId="69D40F46" w14:textId="77777777" w:rsidR="006A1AA6" w:rsidRDefault="006A1AA6">
      <w:pPr>
        <w:pStyle w:val="Corpsdetexte"/>
      </w:pPr>
    </w:p>
    <w:p w14:paraId="075ACCF8" w14:textId="77777777" w:rsidR="006A1AA6" w:rsidRDefault="006A1AA6">
      <w:pPr>
        <w:pStyle w:val="Corpsdetexte"/>
      </w:pPr>
    </w:p>
    <w:p w14:paraId="41760615" w14:textId="77777777" w:rsidR="006A1AA6" w:rsidRDefault="006A1AA6">
      <w:pPr>
        <w:pStyle w:val="Corpsdetexte"/>
      </w:pPr>
    </w:p>
    <w:p w14:paraId="67D4321D" w14:textId="77777777" w:rsidR="006A1AA6" w:rsidRDefault="006A1AA6">
      <w:pPr>
        <w:pStyle w:val="Corpsdetexte"/>
      </w:pPr>
    </w:p>
    <w:p w14:paraId="52935E3F" w14:textId="77777777" w:rsidR="006A1AA6" w:rsidRDefault="006A1AA6">
      <w:pPr>
        <w:pStyle w:val="Corpsdetexte"/>
      </w:pPr>
    </w:p>
    <w:p w14:paraId="7A937D4F" w14:textId="77777777" w:rsidR="006A1AA6" w:rsidRDefault="006A1AA6">
      <w:pPr>
        <w:pStyle w:val="Corpsdetexte"/>
      </w:pPr>
    </w:p>
    <w:p w14:paraId="073B4B85" w14:textId="77777777" w:rsidR="006A1AA6" w:rsidRDefault="006A1AA6">
      <w:pPr>
        <w:pStyle w:val="Corpsdetexte"/>
      </w:pPr>
    </w:p>
    <w:p w14:paraId="08CCDEB3" w14:textId="77777777" w:rsidR="006A1AA6" w:rsidRDefault="006A1AA6">
      <w:pPr>
        <w:pStyle w:val="Corpsdetexte"/>
      </w:pPr>
    </w:p>
    <w:p w14:paraId="3688210A" w14:textId="77777777" w:rsidR="006A1AA6" w:rsidRDefault="006A1AA6">
      <w:pPr>
        <w:pStyle w:val="Corpsdetexte"/>
      </w:pPr>
    </w:p>
    <w:p w14:paraId="1F685653" w14:textId="77777777" w:rsidR="006A1AA6" w:rsidRDefault="006A1AA6">
      <w:pPr>
        <w:pStyle w:val="Corpsdetexte"/>
      </w:pPr>
    </w:p>
    <w:p w14:paraId="00C471E4" w14:textId="77777777" w:rsidR="006A1AA6" w:rsidRDefault="006A1AA6">
      <w:pPr>
        <w:pStyle w:val="Corpsdetexte"/>
      </w:pPr>
    </w:p>
    <w:p w14:paraId="0B51F31A" w14:textId="77777777" w:rsidR="006A1AA6" w:rsidRDefault="006A1AA6">
      <w:pPr>
        <w:pStyle w:val="Corpsdetexte"/>
      </w:pPr>
    </w:p>
    <w:p w14:paraId="61E7D38F" w14:textId="77777777" w:rsidR="006A1AA6" w:rsidRDefault="000A249A">
      <w:pPr>
        <w:pStyle w:val="Titre"/>
        <w:outlineLvl w:val="1"/>
        <w:rPr>
          <w:rFonts w:cs="Arial"/>
        </w:rPr>
      </w:pPr>
      <w:bookmarkStart w:id="34" w:name="_Toc18874356"/>
      <w:bookmarkStart w:id="35" w:name="_Hlk18742964"/>
      <w:r>
        <w:rPr>
          <w:rFonts w:cs="Arial"/>
        </w:rPr>
        <w:lastRenderedPageBreak/>
        <w:t>Glossaire</w:t>
      </w:r>
      <w:bookmarkEnd w:id="34"/>
    </w:p>
    <w:p w14:paraId="009F9567" w14:textId="77777777" w:rsidR="006A1AA6" w:rsidRDefault="006A1AA6">
      <w:pPr>
        <w:pStyle w:val="----Corpsdetexte----"/>
        <w:rPr>
          <w:rFonts w:ascii="Arial" w:hAnsi="Arial" w:cs="Arial"/>
        </w:rPr>
      </w:pPr>
    </w:p>
    <w:p w14:paraId="053337E9" w14:textId="77777777" w:rsidR="006A1AA6" w:rsidRDefault="000A249A">
      <w:pPr>
        <w:pStyle w:val="Titre"/>
        <w:outlineLvl w:val="1"/>
        <w:rPr>
          <w:rFonts w:cs="Arial"/>
        </w:rPr>
      </w:pPr>
      <w:bookmarkStart w:id="36" w:name="_Toc18874357"/>
      <w:r>
        <w:rPr>
          <w:rFonts w:cs="Arial"/>
        </w:rPr>
        <w:t>Sigles et acronymes</w:t>
      </w:r>
      <w:bookmarkEnd w:id="36"/>
    </w:p>
    <w:p w14:paraId="790DC9AA" w14:textId="77777777" w:rsidR="006A1AA6" w:rsidRPr="000A249A" w:rsidRDefault="000A249A" w:rsidP="00563924">
      <w:pPr>
        <w:rPr>
          <w:rFonts w:ascii="Arial" w:hAnsi="Arial" w:cs="Arial"/>
        </w:rPr>
      </w:pPr>
      <w:r w:rsidRPr="00732437">
        <w:rPr>
          <w:rFonts w:ascii="Arial" w:hAnsi="Arial" w:cs="Arial"/>
          <w:b/>
          <w:bCs/>
        </w:rPr>
        <w:t>AIC </w:t>
      </w:r>
      <w:r w:rsidRPr="000A249A">
        <w:rPr>
          <w:rFonts w:ascii="Arial" w:hAnsi="Arial" w:cs="Arial"/>
        </w:rPr>
        <w:t>: critère d’information d’Akaïke</w:t>
      </w:r>
    </w:p>
    <w:p w14:paraId="20FE64CB" w14:textId="77777777" w:rsidR="006A1AA6" w:rsidRPr="00563924" w:rsidRDefault="000A249A" w:rsidP="00563924">
      <w:pPr>
        <w:rPr>
          <w:rFonts w:ascii="Arial" w:hAnsi="Arial" w:cs="Arial"/>
        </w:rPr>
      </w:pPr>
      <w:r w:rsidRPr="00732437">
        <w:rPr>
          <w:rFonts w:ascii="Arial" w:hAnsi="Arial" w:cs="Arial"/>
          <w:b/>
          <w:bCs/>
        </w:rPr>
        <w:t>SFEPM</w:t>
      </w:r>
      <w:r w:rsidRPr="000A249A">
        <w:rPr>
          <w:rFonts w:ascii="Arial" w:hAnsi="Arial" w:cs="Arial"/>
        </w:rPr>
        <w:t xml:space="preserve"> : </w:t>
      </w:r>
      <w:r w:rsidRPr="00563924">
        <w:rPr>
          <w:rFonts w:ascii="Arial" w:hAnsi="Arial" w:cs="Arial"/>
        </w:rPr>
        <w:t>Société Française pour l’Étude et la Protection des Mammifères</w:t>
      </w:r>
    </w:p>
    <w:p w14:paraId="5A6D8A4C" w14:textId="77777777" w:rsidR="006A1AA6" w:rsidRDefault="000A249A" w:rsidP="00563924">
      <w:pPr>
        <w:rPr>
          <w:rFonts w:ascii="Arial" w:hAnsi="Arial" w:cs="Arial"/>
          <w:lang w:val="en-US"/>
        </w:rPr>
      </w:pPr>
      <w:r w:rsidRPr="00732437">
        <w:rPr>
          <w:rFonts w:ascii="Arial" w:hAnsi="Arial" w:cs="Arial"/>
          <w:b/>
          <w:bCs/>
          <w:lang w:val="en-US"/>
        </w:rPr>
        <w:t>IEA</w:t>
      </w:r>
      <w:r>
        <w:rPr>
          <w:rFonts w:ascii="Arial" w:hAnsi="Arial" w:cs="Arial"/>
          <w:lang w:val="en-US"/>
        </w:rPr>
        <w:t xml:space="preserve">: International Energy Agency </w:t>
      </w:r>
    </w:p>
    <w:p w14:paraId="375F7B8C" w14:textId="77777777" w:rsidR="006A1AA6" w:rsidRDefault="000A249A">
      <w:pPr>
        <w:rPr>
          <w:rFonts w:ascii="Arial" w:hAnsi="Arial" w:cs="Arial"/>
          <w:lang w:val="en-US"/>
        </w:rPr>
      </w:pPr>
      <w:r w:rsidRPr="00732437">
        <w:rPr>
          <w:rFonts w:ascii="Arial" w:hAnsi="Arial" w:cs="Arial"/>
          <w:b/>
          <w:bCs/>
          <w:lang w:val="en-US"/>
        </w:rPr>
        <w:t>SCADA</w:t>
      </w:r>
      <w:r>
        <w:rPr>
          <w:rFonts w:ascii="Arial" w:hAnsi="Arial" w:cs="Arial"/>
          <w:lang w:val="en-US"/>
        </w:rPr>
        <w:t>: Supervisory Control and Data Acquisition</w:t>
      </w:r>
    </w:p>
    <w:p w14:paraId="65137FF3" w14:textId="77777777" w:rsidR="006A1AA6" w:rsidRDefault="000A249A">
      <w:pPr>
        <w:rPr>
          <w:rFonts w:ascii="Arial" w:hAnsi="Arial" w:cs="Arial"/>
          <w:lang w:val="en-US"/>
        </w:rPr>
      </w:pPr>
      <w:r w:rsidRPr="00732437">
        <w:rPr>
          <w:rFonts w:ascii="Arial" w:hAnsi="Arial" w:cs="Arial"/>
          <w:b/>
          <w:bCs/>
          <w:lang w:val="en-US"/>
        </w:rPr>
        <w:t>TIMR</w:t>
      </w:r>
      <w:r>
        <w:rPr>
          <w:rFonts w:ascii="Arial" w:hAnsi="Arial" w:cs="Arial"/>
          <w:lang w:val="en-US"/>
        </w:rPr>
        <w:t>: Turbine Integrated Mortality Reduction</w:t>
      </w:r>
    </w:p>
    <w:p w14:paraId="3820822B" w14:textId="622CBD03" w:rsidR="006A1AA6" w:rsidRDefault="00563924">
      <w:pPr>
        <w:rPr>
          <w:rFonts w:ascii="Arial" w:hAnsi="Arial" w:cs="Arial"/>
          <w:lang w:val="en-US"/>
        </w:rPr>
      </w:pPr>
      <w:r w:rsidRPr="00732437">
        <w:rPr>
          <w:rFonts w:ascii="Arial" w:hAnsi="Arial" w:cs="Arial"/>
          <w:b/>
          <w:bCs/>
          <w:lang w:val="en-US"/>
        </w:rPr>
        <w:t>edf</w:t>
      </w:r>
      <w:r>
        <w:rPr>
          <w:rFonts w:ascii="Arial" w:hAnsi="Arial" w:cs="Arial"/>
          <w:lang w:val="en-US"/>
        </w:rPr>
        <w:t>:</w:t>
      </w:r>
      <w:r w:rsidR="000A249A">
        <w:rPr>
          <w:rFonts w:ascii="Arial" w:hAnsi="Arial" w:cs="Arial"/>
          <w:lang w:val="en-US"/>
        </w:rPr>
        <w:t xml:space="preserve"> </w:t>
      </w:r>
      <w:r>
        <w:rPr>
          <w:rFonts w:ascii="Arial" w:hAnsi="Arial" w:cs="Arial"/>
          <w:lang w:val="en-US"/>
        </w:rPr>
        <w:t>effective</w:t>
      </w:r>
      <w:r w:rsidR="000A249A">
        <w:rPr>
          <w:rFonts w:ascii="Arial" w:hAnsi="Arial" w:cs="Arial"/>
          <w:lang w:val="en-US"/>
        </w:rPr>
        <w:t xml:space="preserve"> degree of freedom</w:t>
      </w:r>
    </w:p>
    <w:bookmarkEnd w:id="35"/>
    <w:p w14:paraId="522E6CE2" w14:textId="77777777" w:rsidR="006A1AA6" w:rsidRDefault="006A1AA6">
      <w:pPr>
        <w:rPr>
          <w:rFonts w:ascii="Arial" w:hAnsi="Arial" w:cs="Arial"/>
          <w:lang w:val="en-US"/>
        </w:rPr>
      </w:pPr>
    </w:p>
    <w:p w14:paraId="5A13FBF5" w14:textId="77777777" w:rsidR="006A1AA6" w:rsidRDefault="006A1AA6">
      <w:pPr>
        <w:rPr>
          <w:rFonts w:ascii="Arial" w:hAnsi="Arial" w:cs="Arial"/>
          <w:lang w:val="en-US"/>
        </w:rPr>
      </w:pPr>
    </w:p>
    <w:p w14:paraId="4BB5C862" w14:textId="77777777" w:rsidR="006A1AA6" w:rsidRDefault="006A1AA6">
      <w:pPr>
        <w:rPr>
          <w:rFonts w:ascii="Arial" w:hAnsi="Arial" w:cs="Arial"/>
          <w:lang w:val="en-US"/>
        </w:rPr>
      </w:pPr>
    </w:p>
    <w:p w14:paraId="17D54466" w14:textId="77777777" w:rsidR="006A1AA6" w:rsidRDefault="006A1AA6">
      <w:pPr>
        <w:rPr>
          <w:rFonts w:ascii="Arial" w:hAnsi="Arial" w:cs="Arial"/>
          <w:lang w:val="en-US"/>
        </w:rPr>
      </w:pPr>
    </w:p>
    <w:p w14:paraId="6BADCD00" w14:textId="77777777" w:rsidR="006A1AA6" w:rsidRDefault="006A1AA6">
      <w:pPr>
        <w:rPr>
          <w:rFonts w:ascii="Arial" w:hAnsi="Arial" w:cs="Arial"/>
          <w:lang w:val="en-US"/>
        </w:rPr>
      </w:pPr>
    </w:p>
    <w:p w14:paraId="059E71F0" w14:textId="77777777" w:rsidR="006A1AA6" w:rsidRDefault="006A1AA6">
      <w:pPr>
        <w:rPr>
          <w:rFonts w:ascii="Arial" w:hAnsi="Arial" w:cs="Arial"/>
          <w:lang w:val="en-US"/>
        </w:rPr>
      </w:pPr>
    </w:p>
    <w:p w14:paraId="2A85BE42" w14:textId="77777777" w:rsidR="006A1AA6" w:rsidRDefault="006A1AA6">
      <w:pPr>
        <w:rPr>
          <w:rFonts w:ascii="Arial" w:hAnsi="Arial" w:cs="Arial"/>
          <w:lang w:val="en-US"/>
        </w:rPr>
      </w:pPr>
    </w:p>
    <w:p w14:paraId="67E0BB0C" w14:textId="77777777" w:rsidR="006A1AA6" w:rsidRDefault="006A1AA6">
      <w:pPr>
        <w:rPr>
          <w:rFonts w:ascii="Arial" w:hAnsi="Arial" w:cs="Arial"/>
          <w:lang w:val="en-US"/>
        </w:rPr>
      </w:pPr>
    </w:p>
    <w:p w14:paraId="3374A9BB" w14:textId="77777777" w:rsidR="006A1AA6" w:rsidRDefault="006A1AA6">
      <w:pPr>
        <w:rPr>
          <w:rFonts w:ascii="Arial" w:hAnsi="Arial" w:cs="Arial"/>
          <w:lang w:val="en-US"/>
        </w:rPr>
      </w:pPr>
    </w:p>
    <w:p w14:paraId="1DA033C4" w14:textId="77777777" w:rsidR="006A1AA6" w:rsidRDefault="006A1AA6">
      <w:pPr>
        <w:rPr>
          <w:rFonts w:ascii="Arial" w:hAnsi="Arial" w:cs="Arial"/>
          <w:lang w:val="en-US"/>
        </w:rPr>
      </w:pPr>
    </w:p>
    <w:p w14:paraId="25EEAEF6" w14:textId="77777777" w:rsidR="006A1AA6" w:rsidRDefault="006A1AA6">
      <w:pPr>
        <w:rPr>
          <w:rFonts w:ascii="Arial" w:hAnsi="Arial" w:cs="Arial"/>
          <w:lang w:val="en-US"/>
        </w:rPr>
      </w:pPr>
    </w:p>
    <w:p w14:paraId="50BAD527" w14:textId="77777777" w:rsidR="006A1AA6" w:rsidRDefault="006A1AA6">
      <w:pPr>
        <w:rPr>
          <w:rFonts w:ascii="Arial" w:hAnsi="Arial" w:cs="Arial"/>
          <w:lang w:val="en-US"/>
        </w:rPr>
      </w:pPr>
    </w:p>
    <w:p w14:paraId="2A902571" w14:textId="77777777" w:rsidR="006A1AA6" w:rsidRDefault="006A1AA6">
      <w:pPr>
        <w:rPr>
          <w:rFonts w:ascii="Arial" w:hAnsi="Arial" w:cs="Arial"/>
          <w:lang w:val="en-US"/>
        </w:rPr>
      </w:pPr>
    </w:p>
    <w:p w14:paraId="76F92595" w14:textId="77777777" w:rsidR="006A1AA6" w:rsidRDefault="006A1AA6">
      <w:pPr>
        <w:rPr>
          <w:rFonts w:ascii="Arial" w:hAnsi="Arial" w:cs="Arial"/>
          <w:lang w:val="en-US"/>
        </w:rPr>
      </w:pPr>
    </w:p>
    <w:p w14:paraId="4F23B48C" w14:textId="135DDD5C" w:rsidR="006A1AA6" w:rsidRDefault="006A1AA6">
      <w:pPr>
        <w:rPr>
          <w:rFonts w:ascii="Arial" w:hAnsi="Arial" w:cs="Arial"/>
          <w:lang w:val="en-US"/>
        </w:rPr>
      </w:pPr>
    </w:p>
    <w:p w14:paraId="1301CDEB" w14:textId="77777777" w:rsidR="00732437" w:rsidRDefault="00732437">
      <w:pPr>
        <w:rPr>
          <w:rFonts w:ascii="Arial" w:hAnsi="Arial" w:cs="Arial"/>
          <w:lang w:val="en-US"/>
        </w:rPr>
      </w:pPr>
    </w:p>
    <w:p w14:paraId="27D23C99" w14:textId="77777777" w:rsidR="006A1AA6" w:rsidRDefault="000A249A">
      <w:pPr>
        <w:pStyle w:val="Titre1"/>
        <w:numPr>
          <w:ilvl w:val="0"/>
          <w:numId w:val="0"/>
        </w:numPr>
        <w:ind w:left="283"/>
        <w:rPr>
          <w:rFonts w:cs="Arial"/>
        </w:rPr>
      </w:pPr>
      <w:bookmarkStart w:id="37" w:name="_Toc11683883"/>
      <w:bookmarkStart w:id="38" w:name="_Toc18874358"/>
      <w:r>
        <w:rPr>
          <w:rFonts w:cs="Arial"/>
        </w:rPr>
        <w:t>Chapitre 1 : Introduction</w:t>
      </w:r>
      <w:bookmarkEnd w:id="37"/>
      <w:r>
        <w:rPr>
          <w:rFonts w:cs="Arial"/>
        </w:rPr>
        <w:t xml:space="preserve"> générale</w:t>
      </w:r>
      <w:bookmarkEnd w:id="38"/>
    </w:p>
    <w:p w14:paraId="0099BABC" w14:textId="3E4F2668" w:rsidR="006A1AA6" w:rsidRDefault="000A249A">
      <w:pPr>
        <w:widowControl/>
        <w:suppressAutoHyphens w:val="0"/>
        <w:rPr>
          <w:rFonts w:ascii="Arial" w:hAnsi="Arial" w:cs="Arial"/>
        </w:rPr>
      </w:pPr>
      <w:bookmarkStart w:id="39" w:name="_Toc17750486"/>
      <w:bookmarkEnd w:id="39"/>
      <w:r>
        <w:rPr>
          <w:rFonts w:ascii="Arial" w:hAnsi="Arial" w:cs="Arial"/>
        </w:rPr>
        <w:tab/>
        <w:t>En raison des développements économiques et technologiques dans le monde, l’humanité fait face à des défis environnementaux sans précédent au 21</w:t>
      </w:r>
      <w:r>
        <w:rPr>
          <w:rFonts w:ascii="Arial" w:hAnsi="Arial" w:cs="Arial"/>
          <w:vertAlign w:val="superscript"/>
        </w:rPr>
        <w:t>ème</w:t>
      </w:r>
      <w:r>
        <w:rPr>
          <w:rFonts w:ascii="Arial" w:hAnsi="Arial" w:cs="Arial"/>
        </w:rPr>
        <w:t xml:space="preserve"> siècle. Le réchauffement climatique d’une part </w:t>
      </w:r>
      <w:r>
        <w:rPr>
          <w:rFonts w:ascii="Arial" w:hAnsi="Arial" w:cs="Arial"/>
        </w:rPr>
        <w:fldChar w:fldCharType="begin"/>
      </w:r>
      <w:r>
        <w:rPr>
          <w:rFonts w:ascii="Arial" w:hAnsi="Arial" w:cs="Arial"/>
        </w:rPr>
        <w:instrText xml:space="preserve"> ADDIN ZOTERO_ITEM CSL_CITATION {"citationID":"BEMmvyXG","properties":{"formattedCitation":"(Pachauri, Meyer, et Groupe d\\uc0\\u8217{}experts intergouvernemental sur l\\uc0\\u8217{}\\uc0\\u233{}volution du climat 2015)","plainCitation":"(Pachauri, Meyer, et Groupe d’experts intergouvernemental sur l’évolution du climat 2015)","noteIndex":0},"citationItems":[{"id":109,"uris":["http://zotero.org/users/local/YDB3GLjc/items/NMWLAG4V"],"uri":["http://zotero.org/users/local/YDB3GLjc/items/NMWLAG4V"],"itemData":{"id":109,"type":"book","title":"Changements climatiques 2014: rapport de synthèse : contribution des Groupes de travail I, II et III au cinquième Rapport d'évaluation du Groupe d'experts intergouvernemental sur l'évolution du climat","publisher":"GIEC","publisher-place":"Genève (Suisse)","source":"Open WorldCat","event-place":"Genève (Suisse)","ISBN":"978-92-9169-243-9","note":"OCLC: 948289514","title-short":"Changements climatiques 2014","language":"French","author":[{"family":"Pachauri","given":"Rajendra Kumar"},{"family":"Meyer","given":"Leo A"},{"family":"Groupe d'experts intergouvernemental sur l'évolution du climat","given":""}],"issued":{"date-parts":[["2015"]]}}}],"schema":"https://github.com/citation-style-language/schema/raw/master/csl-citation.json"} </w:instrText>
      </w:r>
      <w:r>
        <w:rPr>
          <w:rFonts w:ascii="Arial" w:hAnsi="Arial" w:cs="Arial"/>
        </w:rPr>
        <w:fldChar w:fldCharType="separate"/>
      </w:r>
      <w:r>
        <w:rPr>
          <w:rFonts w:ascii="Arial" w:hAnsi="Arial" w:cs="Arial"/>
        </w:rPr>
        <w:t xml:space="preserve">(Pachauri, Meyer, et Groupe d’experts </w:t>
      </w:r>
      <w:r>
        <w:rPr>
          <w:rFonts w:ascii="Arial" w:hAnsi="Arial" w:cs="Arial"/>
        </w:rPr>
        <w:lastRenderedPageBreak/>
        <w:t>intergouvernemental sur l’évolution du climat 2015)</w:t>
      </w:r>
      <w:r>
        <w:rPr>
          <w:rFonts w:ascii="Arial" w:hAnsi="Arial" w:cs="Arial"/>
        </w:rPr>
        <w:fldChar w:fldCharType="end"/>
      </w:r>
      <w:r>
        <w:rPr>
          <w:rFonts w:ascii="Arial" w:hAnsi="Arial" w:cs="Arial"/>
        </w:rPr>
        <w:t xml:space="preserve"> et la crise de la biodiversité d’autre part </w:t>
      </w:r>
      <w:r>
        <w:rPr>
          <w:rFonts w:ascii="Arial" w:hAnsi="Arial" w:cs="Arial"/>
        </w:rPr>
        <w:fldChar w:fldCharType="begin"/>
      </w:r>
      <w:r>
        <w:rPr>
          <w:rFonts w:ascii="Arial" w:hAnsi="Arial" w:cs="Arial"/>
        </w:rPr>
        <w:instrText xml:space="preserve"> ADDIN ZOTERO_ITEM CSL_CITATION {"citationID":"2enMsR4i","properties":{"formattedCitation":"(Vandevelde et Denhez 2015)","plainCitation":"(Vandevelde et Denhez 2015)","noteIndex":0},"citationItems":[{"id":111,"uris":["http://zotero.org/users/local/YDB3GLjc/items/KFK57H58"],"uri":["http://zotero.org/users/local/YDB3GLjc/items/KFK57H58"],"itemData":{"id":111,"type":"report","title":"Synthèse de la conférence scientifique : CLIMAT ET BIODIVERSITÉ Rencontre avec les experts français du GIEC et de l’IPBES","author":[{"family":"Vandevelde","given":"Jean-Christophe"},{"family":"Denhez","given":"Frédéric"}],"issued":{"date-parts":[["2015"]]}}}],"schema":"https://github.com/citation-style-language/schema/raw/master/csl-citation.json"} </w:instrText>
      </w:r>
      <w:r>
        <w:rPr>
          <w:rFonts w:ascii="Arial" w:hAnsi="Arial" w:cs="Arial"/>
        </w:rPr>
        <w:fldChar w:fldCharType="separate"/>
      </w:r>
      <w:r>
        <w:rPr>
          <w:rFonts w:ascii="Arial" w:hAnsi="Arial" w:cs="Arial"/>
        </w:rPr>
        <w:t>(Vandevelde et Denhez 2015)</w:t>
      </w:r>
      <w:r>
        <w:rPr>
          <w:rFonts w:ascii="Arial" w:hAnsi="Arial" w:cs="Arial"/>
        </w:rPr>
        <w:fldChar w:fldCharType="end"/>
      </w:r>
      <w:r>
        <w:rPr>
          <w:rFonts w:ascii="Arial" w:hAnsi="Arial" w:cs="Arial"/>
        </w:rPr>
        <w:t xml:space="preserve">. L’économie mondiale a progressé en moyenne  de 2,92% par an au cours des </w:t>
      </w:r>
      <w:r w:rsidRPr="00563924">
        <w:rPr>
          <w:rFonts w:ascii="Arial" w:hAnsi="Arial" w:cs="Arial"/>
        </w:rPr>
        <w:t>deux</w:t>
      </w:r>
      <w:r>
        <w:rPr>
          <w:rFonts w:ascii="Arial" w:hAnsi="Arial" w:cs="Arial"/>
        </w:rPr>
        <w:t xml:space="preserve"> dernières décennie</w:t>
      </w:r>
      <w:r w:rsidRPr="00563924">
        <w:rPr>
          <w:rFonts w:ascii="Arial" w:hAnsi="Arial" w:cs="Arial"/>
        </w:rPr>
        <w:t xml:space="preserve"> </w:t>
      </w:r>
      <w:r>
        <w:rPr>
          <w:rFonts w:ascii="Arial" w:hAnsi="Arial" w:cs="Arial"/>
        </w:rPr>
        <w:t>(Banque Mondiale 2019)  pendant que la demande énergétique mondiale a augmenté de 40% depuis le début du 21</w:t>
      </w:r>
      <w:r>
        <w:rPr>
          <w:rFonts w:ascii="Arial" w:hAnsi="Arial" w:cs="Arial"/>
          <w:vertAlign w:val="superscript"/>
        </w:rPr>
        <w:t>ème</w:t>
      </w:r>
      <w:r>
        <w:rPr>
          <w:rFonts w:ascii="Arial" w:hAnsi="Arial" w:cs="Arial"/>
        </w:rPr>
        <w:t xml:space="preserve"> siècle </w:t>
      </w:r>
      <w:r>
        <w:rPr>
          <w:rFonts w:ascii="Arial" w:hAnsi="Arial" w:cs="Arial"/>
        </w:rPr>
        <w:fldChar w:fldCharType="begin"/>
      </w:r>
      <w:r>
        <w:rPr>
          <w:rFonts w:ascii="Arial" w:hAnsi="Arial" w:cs="Arial"/>
        </w:rPr>
        <w:instrText xml:space="preserve"> ADDIN ZOTERO_ITEM CSL_CITATION {"citationID":"ftfuOrfY","properties":{"formattedCitation":"(International Energy Agency (IEA) 2019b)","plainCitation":"(International Energy Agency (IEA) 2019b)","dontUpdate":true,"noteIndex":0},"citationItems":[{"id":116,"uris":["http://zotero.org/users/local/YDB3GLjc/items/PNNTYQ9Q"],"uri":["http://zotero.org/users/local/YDB3GLjc/items/PNNTYQ9Q"],"itemData":{"id":116,"type":"webpage","title":"WEO","URL":"https://www.iea.org/weo/","author":[{"family":"International Energy Agency (IEA)","given":""}],"issued":{"date-parts":[["2019",8,26]]},"accessed":{"date-parts":[["2019",8,26]]}}}],"schema":"https://github.com/citation-style-language/schema/raw/master/csl-citation.json"} </w:instrText>
      </w:r>
      <w:r>
        <w:rPr>
          <w:rFonts w:ascii="Arial" w:hAnsi="Arial" w:cs="Arial"/>
        </w:rPr>
        <w:fldChar w:fldCharType="separate"/>
      </w:r>
      <w:r>
        <w:rPr>
          <w:rFonts w:ascii="Arial" w:hAnsi="Arial" w:cs="Arial"/>
        </w:rPr>
        <w:t>(International Energy Agency (IEA) 2019)</w:t>
      </w:r>
      <w:r>
        <w:rPr>
          <w:rFonts w:ascii="Arial" w:hAnsi="Arial" w:cs="Arial"/>
        </w:rPr>
        <w:fldChar w:fldCharType="end"/>
      </w:r>
      <w:r>
        <w:rPr>
          <w:rFonts w:ascii="Arial" w:hAnsi="Arial" w:cs="Arial"/>
        </w:rPr>
        <w:t xml:space="preserve"> et  la croissance globale se poursuit à l’heure actuelle. Ainsi, la consommation énergétique mondiale était de 13972 Mtep</w:t>
      </w:r>
      <w:r>
        <w:rPr>
          <w:rStyle w:val="Appelnotedebasdep"/>
          <w:rFonts w:ascii="Arial" w:hAnsi="Arial" w:cs="Arial"/>
        </w:rPr>
        <w:footnoteReference w:id="1"/>
      </w:r>
      <w:r>
        <w:rPr>
          <w:rFonts w:ascii="Arial" w:hAnsi="Arial" w:cs="Arial"/>
        </w:rPr>
        <w:t xml:space="preserve"> en 2017 et on estime que le monde consommera environ 19576 Mtep en 2040 </w:t>
      </w:r>
      <w:r>
        <w:rPr>
          <w:rFonts w:ascii="Arial" w:hAnsi="Arial" w:cs="Arial"/>
        </w:rPr>
        <w:fldChar w:fldCharType="begin"/>
      </w:r>
      <w:r>
        <w:rPr>
          <w:rFonts w:ascii="Arial" w:hAnsi="Arial" w:cs="Arial"/>
        </w:rPr>
        <w:instrText xml:space="preserve"> ADDIN ZOTERO_ITEM CSL_CITATION {"citationID":"I5bQ6Kiz","properties":{"formattedCitation":"(International energy agency (IEA) 2019)","plainCitation":"(International energy agency (IEA) 2019)","dontUpdate":true,"noteIndex":0},"citationItems":[{"id":116,"uris":["http://zotero.org/users/local/YDB3GLjc/items/PNNTYQ9Q"],"uri":["http://zotero.org/users/local/YDB3GLjc/items/PNNTYQ9Q"],"itemData":{"id":116,"type":"webpage","title":"WEO","URL":"https://www.iea.org/weo/","author":[{"family":"International Energy Agency (IEA)","given":""}],"issued":{"date-parts":[["2019",8,26]]},"accessed":{"date-parts":[["2019",8,26]]}}}],"schema":"https://github.com/citation-style-language/schema/raw/master/csl-citation.json"} </w:instrText>
      </w:r>
      <w:r>
        <w:rPr>
          <w:rFonts w:ascii="Arial" w:hAnsi="Arial" w:cs="Arial"/>
        </w:rPr>
        <w:fldChar w:fldCharType="separate"/>
      </w:r>
      <w:r>
        <w:rPr>
          <w:rFonts w:ascii="Arial" w:hAnsi="Arial" w:cs="Arial"/>
        </w:rPr>
        <w:t>(International Energy Agency (IEA) 2019)</w:t>
      </w:r>
      <w:r>
        <w:rPr>
          <w:rFonts w:ascii="Arial" w:hAnsi="Arial" w:cs="Arial"/>
        </w:rPr>
        <w:fldChar w:fldCharType="end"/>
      </w:r>
      <w:r>
        <w:rPr>
          <w:rFonts w:ascii="Arial" w:hAnsi="Arial" w:cs="Arial"/>
        </w:rPr>
        <w:t xml:space="preserve">. </w:t>
      </w:r>
    </w:p>
    <w:p w14:paraId="785B45DE" w14:textId="77777777" w:rsidR="006A1AA6" w:rsidRDefault="000A249A">
      <w:pPr>
        <w:ind w:firstLine="700"/>
        <w:rPr>
          <w:rFonts w:ascii="Arial" w:hAnsi="Arial" w:cs="Arial"/>
        </w:rPr>
      </w:pPr>
      <w:r>
        <w:rPr>
          <w:rFonts w:ascii="Arial" w:hAnsi="Arial" w:cs="Arial"/>
        </w:rPr>
        <w:t xml:space="preserve">En 2016, 68% de cette consommation était constituée d’énergie fossile </w:t>
      </w:r>
      <w:r>
        <w:rPr>
          <w:rFonts w:ascii="Arial" w:hAnsi="Arial" w:cs="Arial"/>
        </w:rPr>
        <w:fldChar w:fldCharType="begin"/>
      </w:r>
      <w:r>
        <w:rPr>
          <w:rFonts w:ascii="Arial" w:hAnsi="Arial" w:cs="Arial"/>
        </w:rPr>
        <w:instrText xml:space="preserve"> ADDIN ZOTERO_ITEM CSL_CITATION {"citationID":"cYO7dPfO","properties":{"formattedCitation":"(International Energy Agency (IEA) 2019a)","plainCitation":"(International Energy Agency (IEA) 2019a)","noteIndex":0},"citationItems":[{"id":118,"uris":["http://zotero.org/users/local/YDB3GLjc/items/ESKKYGJA"],"uri":["http://zotero.org/users/local/YDB3GLjc/items/ESKKYGJA"],"itemData":{"id":118,"type":"webpage","title":"Statistics | World - Total Final Consumption (TFC) by source (chart)","URL":"https://www.iea.org/statistics/?country=WORLD&amp;year=2016&amp;category=Energy%20consumption&amp;indicator=TFCbySource&amp;mode=chart&amp;dataTable=BALANCES","author":[{"family":"International Energy Agency (IEA)","given":""}],"issued":{"date-parts":[["2019",8,26]]},"accessed":{"date-parts":[["2019",8,26]]}}}],"schema":"https://github.com/citation-style-language/schema/raw/master/csl-citation.json"} </w:instrText>
      </w:r>
      <w:r>
        <w:rPr>
          <w:rFonts w:ascii="Arial" w:hAnsi="Arial" w:cs="Arial"/>
        </w:rPr>
        <w:fldChar w:fldCharType="separate"/>
      </w:r>
      <w:r>
        <w:rPr>
          <w:rFonts w:ascii="Arial" w:hAnsi="Arial" w:cs="Arial"/>
        </w:rPr>
        <w:t>(International Energy Agency (IEA) 2019a)</w:t>
      </w:r>
      <w:r>
        <w:rPr>
          <w:rFonts w:ascii="Arial" w:hAnsi="Arial" w:cs="Arial"/>
        </w:rPr>
        <w:fldChar w:fldCharType="end"/>
      </w:r>
      <w:r>
        <w:rPr>
          <w:rFonts w:ascii="Arial" w:hAnsi="Arial" w:cs="Arial"/>
        </w:rPr>
        <w:t xml:space="preserve"> dont la combustion libère des gaz qui polluent l’environnement et entrainent des dérèglements climatiques important. Face à ces constats de nombreux gouvernements se tournent vers des modes de production non carbonés, notamment l’énergie éolienne, pour réduire les émissions de gaz à effet de serre liées à la production d’énergie. C’est pourquoi la production d’énergie éolienne n’a cessé de croitre fortement depuis le début du 21</w:t>
      </w:r>
      <w:r>
        <w:rPr>
          <w:rFonts w:ascii="Arial" w:hAnsi="Arial" w:cs="Arial"/>
          <w:vertAlign w:val="superscript"/>
        </w:rPr>
        <w:t>e</w:t>
      </w:r>
      <w:r>
        <w:rPr>
          <w:rFonts w:ascii="Arial" w:hAnsi="Arial" w:cs="Arial"/>
        </w:rPr>
        <w:t xml:space="preserve"> siècle [figure 1].</w:t>
      </w:r>
    </w:p>
    <w:p w14:paraId="325004BE" w14:textId="77777777" w:rsidR="006A1AA6" w:rsidRDefault="000A249A">
      <w:pPr>
        <w:pStyle w:val="Lgende"/>
        <w:spacing w:before="0" w:after="0"/>
        <w:rPr>
          <w:rFonts w:ascii="Arial" w:hAnsi="Arial" w:cs="Arial"/>
        </w:rPr>
      </w:pPr>
      <w:r>
        <w:rPr>
          <w:rFonts w:ascii="Arial" w:hAnsi="Arial" w:cs="Arial"/>
          <w:noProof/>
        </w:rPr>
        <w:drawing>
          <wp:inline distT="0" distB="0" distL="0" distR="0" wp14:anchorId="24A87A40" wp14:editId="6E66C1BD">
            <wp:extent cx="5384165" cy="3790950"/>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426417" cy="3820272"/>
                    </a:xfrm>
                    <a:prstGeom prst="rect">
                      <a:avLst/>
                    </a:prstGeom>
                    <a:noFill/>
                    <a:ln>
                      <a:noFill/>
                    </a:ln>
                  </pic:spPr>
                </pic:pic>
              </a:graphicData>
            </a:graphic>
          </wp:inline>
        </w:drawing>
      </w:r>
    </w:p>
    <w:p w14:paraId="42D2AFB6" w14:textId="73B5EE82" w:rsidR="006A1AA6" w:rsidRDefault="000A249A">
      <w:pPr>
        <w:pStyle w:val="Lgende"/>
        <w:spacing w:before="0" w:after="0"/>
        <w:rPr>
          <w:rFonts w:ascii="Arial" w:hAnsi="Arial" w:cs="Arial"/>
        </w:rPr>
      </w:pPr>
      <w:bookmarkStart w:id="40" w:name="_Toc18874313"/>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sidR="00326AA6">
        <w:rPr>
          <w:rFonts w:ascii="Arial" w:hAnsi="Arial" w:cs="Arial"/>
          <w:noProof/>
        </w:rPr>
        <w:t>1</w:t>
      </w:r>
      <w:r>
        <w:rPr>
          <w:rFonts w:ascii="Arial" w:hAnsi="Arial" w:cs="Arial"/>
        </w:rPr>
        <w:fldChar w:fldCharType="end"/>
      </w:r>
      <w:r>
        <w:rPr>
          <w:rFonts w:ascii="Arial" w:hAnsi="Arial" w:cs="Arial"/>
        </w:rPr>
        <w:t xml:space="preserve">:  Capacité d'énergie éolienne dans le monde de 1997 à 2016, selon le pays (en gigawatts). Source : </w:t>
      </w:r>
      <w:r>
        <w:rPr>
          <w:rFonts w:ascii="Arial" w:hAnsi="Arial" w:cs="Arial"/>
        </w:rPr>
        <w:fldChar w:fldCharType="begin"/>
      </w:r>
      <w:r>
        <w:rPr>
          <w:rFonts w:ascii="Arial" w:hAnsi="Arial" w:cs="Arial"/>
        </w:rPr>
        <w:instrText xml:space="preserve"> ADDIN ZOTERO_ITEM CSL_CITATION {"citationID":"PAtdCJaE","properties":{"formattedCitation":"(Ritchie et Roser 2017)","plainCitation":"(Ritchie et Roser 2017)","noteIndex":0},"citationItems":[{"id":120,"uris":["http://zotero.org/users/local/YDB3GLjc/items/WMB4YM8D"],"uri":["http://zotero.org/users/local/YDB3GLjc/items/WMB4YM8D"],"itemData":{"id":120,"type":"article-journal","title":"Renewable Energy","container-title":"Our World in Data","source":"ourworldindata.org","abstract":"Our global energy systems must transition away from fossil fuels to low-carbon energy. How much of our energy comes from renewables? Are renewables growing and how quickly? See global and country-level data on renewable energy production, consumption, costs and growth.","URL":"https://ourworldindata.org/renewable-energy","journalAbbreviation":"Our World in Data","author":[{"family":"Ritchie","given":"Hannah"},{"family":"Roser","given":"Max"}],"issued":{"date-parts":[["2017",12,17]]},"accessed":{"date-parts":[["2019",8,26]]}}}],"schema":"https://github.com/citation-style-language/schema/raw/master/csl-citation.json"} </w:instrText>
      </w:r>
      <w:r>
        <w:rPr>
          <w:rFonts w:ascii="Arial" w:hAnsi="Arial" w:cs="Arial"/>
        </w:rPr>
        <w:fldChar w:fldCharType="separate"/>
      </w:r>
      <w:r>
        <w:rPr>
          <w:rFonts w:ascii="Arial" w:hAnsi="Arial" w:cs="Arial"/>
        </w:rPr>
        <w:t>(Ritchie et Roser 2017)</w:t>
      </w:r>
      <w:bookmarkEnd w:id="40"/>
      <w:r>
        <w:rPr>
          <w:rFonts w:ascii="Arial" w:hAnsi="Arial" w:cs="Arial"/>
        </w:rPr>
        <w:fldChar w:fldCharType="end"/>
      </w:r>
    </w:p>
    <w:p w14:paraId="27ABA5EC" w14:textId="77777777" w:rsidR="006A1AA6" w:rsidRDefault="006A1AA6">
      <w:pPr>
        <w:tabs>
          <w:tab w:val="left" w:pos="709"/>
        </w:tabs>
        <w:rPr>
          <w:rFonts w:ascii="Arial" w:eastAsia="Times New Roman" w:hAnsi="Arial" w:cs="Arial"/>
        </w:rPr>
      </w:pPr>
    </w:p>
    <w:p w14:paraId="7F09092D" w14:textId="5D3797DC" w:rsidR="006A1AA6" w:rsidRDefault="000A249A">
      <w:pPr>
        <w:tabs>
          <w:tab w:val="left" w:pos="709"/>
        </w:tabs>
        <w:rPr>
          <w:rFonts w:ascii="Arial" w:hAnsi="Arial" w:cs="Arial"/>
        </w:rPr>
      </w:pPr>
      <w:r>
        <w:rPr>
          <w:rFonts w:ascii="Arial" w:eastAsia="Times New Roman" w:hAnsi="Arial" w:cs="Arial"/>
        </w:rPr>
        <w:t xml:space="preserve">Cependant le fonctionnement des éoliennes n’est pas sans impact sur la biodiversité puisqu’elles peuvent causer la mort des oiseaux et chauves-souris par collision ou barotraumatisme. La collision d’individus avec les éoliennes est considérée comme </w:t>
      </w:r>
      <w:r>
        <w:rPr>
          <w:rFonts w:ascii="Arial" w:eastAsia="Times New Roman" w:hAnsi="Arial" w:cs="Arial"/>
        </w:rPr>
        <w:lastRenderedPageBreak/>
        <w:t xml:space="preserve">l’une des principales source de mortalité pour certains oiseaux (e.g rapace) et chiroptères </w:t>
      </w:r>
      <w:r>
        <w:rPr>
          <w:rFonts w:ascii="Arial" w:eastAsia="Times New Roman" w:hAnsi="Arial" w:cs="Arial"/>
        </w:rPr>
        <w:fldChar w:fldCharType="begin"/>
      </w:r>
      <w:r>
        <w:rPr>
          <w:rFonts w:ascii="Arial" w:eastAsia="Times New Roman" w:hAnsi="Arial" w:cs="Arial"/>
        </w:rPr>
        <w:instrText xml:space="preserve"> ADDIN ZOTERO_ITEM CSL_CITATION {"citationID":"UxOLzyx2","properties":{"formattedCitation":"(SFEPM 2016)","plainCitation":"(SFEPM 2016)","noteIndex":0},"citationItems":[{"id":60,"uris":["http://zotero.org/users/local/YDB3GLjc/items/EPVU3WEW"],"uri":["http://zotero.org/users/local/YDB3GLjc/items/EPVU3WEW"],"itemData":{"id":60,"type":"book","title":"Diagnostic chiroptérologique des projets éoliens terrestres","author":[{"family":"SFEPM","given":"SFEPM"}],"issued":{"date-parts":[["2016"]]}}}],"schema":"https://github.com/citation-style-language/schema/raw/master/csl-citation.json"} </w:instrText>
      </w:r>
      <w:r>
        <w:rPr>
          <w:rFonts w:ascii="Arial" w:eastAsia="Times New Roman" w:hAnsi="Arial" w:cs="Arial"/>
        </w:rPr>
        <w:fldChar w:fldCharType="separate"/>
      </w:r>
      <w:r>
        <w:rPr>
          <w:rFonts w:ascii="Arial" w:hAnsi="Arial" w:cs="Arial"/>
        </w:rPr>
        <w:t>(SFEPM 2016)</w:t>
      </w:r>
      <w:r>
        <w:rPr>
          <w:rFonts w:ascii="Arial" w:eastAsia="Times New Roman" w:hAnsi="Arial" w:cs="Arial"/>
        </w:rPr>
        <w:fldChar w:fldCharType="end"/>
      </w:r>
      <w:r>
        <w:rPr>
          <w:rFonts w:ascii="Arial" w:eastAsia="Times New Roman" w:hAnsi="Arial" w:cs="Arial"/>
        </w:rPr>
        <w:t xml:space="preserve">. </w:t>
      </w:r>
      <w:r>
        <w:rPr>
          <w:rFonts w:ascii="Arial" w:hAnsi="Arial" w:cs="Arial"/>
          <w:sz w:val="25"/>
          <w:szCs w:val="25"/>
        </w:rPr>
        <w:t xml:space="preserve">Le cas des chauves-souris est particulièrement problématique parce qu’elles </w:t>
      </w:r>
      <w:r>
        <w:rPr>
          <w:rFonts w:ascii="Arial" w:hAnsi="Arial" w:cs="Arial"/>
        </w:rPr>
        <w:t xml:space="preserve">sont naturellement vulnérables. En effet, pour la plupart des espèces de chauves-souris, les femelles donnent naissance à un seul jeune par an et ont une maturité sexuelle tardive (à l’âge de deux ans). Une forte mortalité juvénile est également observée. Par conséquent la dynamique de la population est fortement dépendante de la survie des adultes </w:t>
      </w:r>
      <w:r>
        <w:rPr>
          <w:rFonts w:ascii="Arial" w:hAnsi="Arial" w:cs="Arial"/>
        </w:rPr>
        <w:fldChar w:fldCharType="begin"/>
      </w:r>
      <w:r>
        <w:rPr>
          <w:rFonts w:ascii="Arial" w:hAnsi="Arial" w:cs="Arial"/>
        </w:rPr>
        <w:instrText xml:space="preserve"> ADDIN ZOTERO_ITEM CSL_CITATION {"citationID":"XVfDDtrF","properties":{"formattedCitation":"(SFEPM 2016)","plainCitation":"(SFEPM 2016)","noteIndex":0},"citationItems":[{"id":60,"uris":["http://zotero.org/users/local/YDB3GLjc/items/EPVU3WEW"],"uri":["http://zotero.org/users/local/YDB3GLjc/items/EPVU3WEW"],"itemData":{"id":60,"type":"book","title":"Diagnostic chiroptérologique des projets éoliens terrestres","author":[{"family":"SFEPM","given":"SFEPM"}],"issued":{"date-parts":[["2016"]]}}}],"schema":"https://github.com/citation-style-language/schema/raw/master/csl-citation.json"} </w:instrText>
      </w:r>
      <w:r>
        <w:rPr>
          <w:rFonts w:ascii="Arial" w:hAnsi="Arial" w:cs="Arial"/>
        </w:rPr>
        <w:fldChar w:fldCharType="separate"/>
      </w:r>
      <w:r>
        <w:rPr>
          <w:rFonts w:ascii="Arial" w:hAnsi="Arial" w:cs="Arial"/>
        </w:rPr>
        <w:t>(SFEPM 2016)</w:t>
      </w:r>
      <w:r>
        <w:rPr>
          <w:rFonts w:ascii="Arial" w:hAnsi="Arial" w:cs="Arial"/>
        </w:rPr>
        <w:fldChar w:fldCharType="end"/>
      </w:r>
      <w:r>
        <w:rPr>
          <w:rFonts w:ascii="Arial" w:hAnsi="Arial" w:cs="Arial"/>
        </w:rPr>
        <w:t>. De plus, suite à un effondrement des populations dans la deuxième moitié du 20</w:t>
      </w:r>
      <w:r>
        <w:rPr>
          <w:rFonts w:ascii="Arial" w:hAnsi="Arial" w:cs="Arial"/>
          <w:vertAlign w:val="superscript"/>
        </w:rPr>
        <w:t>e</w:t>
      </w:r>
      <w:r>
        <w:rPr>
          <w:rFonts w:ascii="Arial" w:hAnsi="Arial" w:cs="Arial"/>
        </w:rPr>
        <w:t xml:space="preserve"> siècle, toutes les espèces de </w:t>
      </w:r>
      <w:r w:rsidRPr="009D7633">
        <w:rPr>
          <w:rFonts w:ascii="Arial" w:hAnsi="Arial" w:cs="Arial"/>
        </w:rPr>
        <w:t>c</w:t>
      </w:r>
      <w:r>
        <w:rPr>
          <w:rFonts w:ascii="Arial" w:hAnsi="Arial" w:cs="Arial"/>
        </w:rPr>
        <w:t>hiroptères sont aujourd’hui protégées en Europe (Council Directive 92/43/EEC on the conservation of natural habitats and of wild fauna and flora, 1992). A titre illustratif, il a été estimé en Allemagne que plus de 250 000 chauves-souris sont tuées par les éoliennes chaque année, ce qui équivaut à plus de 2 millions de chauves-souris tuées depuis ces 10 dernières années, dans l’hypothèse où aucune mesure de réduction n’est appliquée</w:t>
      </w:r>
      <w:r w:rsidR="00BD78B3">
        <w:rPr>
          <w:rFonts w:ascii="Arial" w:hAnsi="Arial" w:cs="Arial"/>
        </w:rPr>
        <w:t xml:space="preserve"> </w:t>
      </w:r>
      <w:r w:rsidR="00BD78B3">
        <w:rPr>
          <w:rFonts w:ascii="Arial" w:hAnsi="Arial" w:cs="Arial"/>
        </w:rPr>
        <w:fldChar w:fldCharType="begin"/>
      </w:r>
      <w:r w:rsidR="00BD78B3">
        <w:rPr>
          <w:rFonts w:ascii="Arial" w:hAnsi="Arial" w:cs="Arial"/>
        </w:rPr>
        <w:instrText xml:space="preserve"> ADDIN ZOTERO_ITEM CSL_CITATION {"citationID":"m0T9JbG2","properties":{"formattedCitation":"(Voigt et al. 2015)","plainCitation":"(Voigt et al. 2015)","noteIndex":0},"citationItems":[{"id":139,"uris":["http://zotero.org/users/local/YDB3GLjc/items/76EUUITD"],"uri":["http://zotero.org/users/local/YDB3GLjc/items/76EUUITD"],"itemData":{"id":139,"type":"article-journal","title":"Wildlife and renewable energy: German politics cross migratory bats","container-title":"European Journal of Wildlife Research","page":"213-219","volume":"61","issue":"2","source":"Crossref","DOI":"10.1007/s10344-015-0903-y","ISSN":"1612-4642, 1439-0574","title-short":"Wildlife and renewable energy","language":"en","author":[{"family":"Voigt","given":"Christian C."},{"family":"Lehnert","given":"Linn S."},{"family":"Petersons","given":"Gunars"},{"family":"Adorf","given":"Frank"},{"family":"Bach","given":"Lothar"}],"issued":{"date-parts":[["2015",4]]}}}],"schema":"https://github.com/citation-style-language/schema/raw/master/csl-citation.json"} </w:instrText>
      </w:r>
      <w:r w:rsidR="00BD78B3">
        <w:rPr>
          <w:rFonts w:ascii="Arial" w:hAnsi="Arial" w:cs="Arial"/>
        </w:rPr>
        <w:fldChar w:fldCharType="separate"/>
      </w:r>
      <w:r w:rsidR="00BD78B3" w:rsidRPr="00BD78B3">
        <w:rPr>
          <w:rFonts w:ascii="Arial" w:hAnsi="Arial" w:cs="Arial"/>
        </w:rPr>
        <w:t>(Voigt et al. 2015)</w:t>
      </w:r>
      <w:r w:rsidR="00BD78B3">
        <w:rPr>
          <w:rFonts w:ascii="Arial" w:hAnsi="Arial" w:cs="Arial"/>
        </w:rPr>
        <w:fldChar w:fldCharType="end"/>
      </w:r>
      <w:r>
        <w:rPr>
          <w:rFonts w:ascii="Arial" w:hAnsi="Arial" w:cs="Arial"/>
        </w:rPr>
        <w:t>. Korner</w:t>
      </w:r>
      <w:r w:rsidR="00BD78B3">
        <w:rPr>
          <w:rFonts w:ascii="Arial" w:hAnsi="Arial" w:cs="Arial"/>
        </w:rPr>
        <w:t xml:space="preserve"> Nievergelt</w:t>
      </w:r>
      <w:r>
        <w:rPr>
          <w:rFonts w:ascii="Arial" w:hAnsi="Arial" w:cs="Arial"/>
        </w:rPr>
        <w:t xml:space="preserve"> et al. (</w:t>
      </w:r>
      <w:r w:rsidR="00BD78B3">
        <w:rPr>
          <w:rFonts w:ascii="Arial" w:hAnsi="Arial" w:cs="Arial"/>
        </w:rPr>
        <w:t>2013</w:t>
      </w:r>
      <w:r>
        <w:rPr>
          <w:rFonts w:ascii="Arial" w:hAnsi="Arial" w:cs="Arial"/>
        </w:rPr>
        <w:t xml:space="preserve">) annonçaient, après leurs importants travaux en Allemagne, une mortalité estimée de 10 à 12 chauves-souris tuées par éolienne par an soit de l’ordre de 6 à 8 chauves-souris tuées par MW produit sans mesure de réduction. Aux </w:t>
      </w:r>
      <w:r w:rsidRPr="009D7633">
        <w:rPr>
          <w:rFonts w:ascii="Arial" w:hAnsi="Arial" w:cs="Arial"/>
        </w:rPr>
        <w:t>États-Unis</w:t>
      </w:r>
      <w:r>
        <w:rPr>
          <w:rFonts w:ascii="Arial" w:hAnsi="Arial" w:cs="Arial"/>
        </w:rPr>
        <w:t xml:space="preserve">, Smallwood </w:t>
      </w:r>
      <w:r w:rsidRPr="009D7633">
        <w:rPr>
          <w:rFonts w:ascii="Arial" w:hAnsi="Arial" w:cs="Arial"/>
        </w:rPr>
        <w:t xml:space="preserve">(2013) </w:t>
      </w:r>
      <w:r>
        <w:rPr>
          <w:rFonts w:ascii="Arial" w:hAnsi="Arial" w:cs="Arial"/>
        </w:rPr>
        <w:t>a estimé que l’énergie éolienne pourrait causer chaque année la mort de 463</w:t>
      </w:r>
      <w:ins w:id="41" w:author="ylebras" w:date="2019-09-06T14:56:00Z">
        <w:r w:rsidRPr="009D7633">
          <w:rPr>
            <w:rFonts w:ascii="Arial" w:hAnsi="Arial" w:cs="Arial"/>
          </w:rPr>
          <w:t xml:space="preserve"> </w:t>
        </w:r>
      </w:ins>
      <w:r>
        <w:rPr>
          <w:rFonts w:ascii="Arial" w:hAnsi="Arial" w:cs="Arial"/>
        </w:rPr>
        <w:t>à 631</w:t>
      </w:r>
      <w:r w:rsidRPr="009D7633">
        <w:rPr>
          <w:rFonts w:ascii="Arial" w:hAnsi="Arial" w:cs="Arial"/>
        </w:rPr>
        <w:t xml:space="preserve"> milliers de </w:t>
      </w:r>
      <w:r>
        <w:rPr>
          <w:rFonts w:ascii="Arial" w:hAnsi="Arial" w:cs="Arial"/>
        </w:rPr>
        <w:t xml:space="preserve">chauves-souris ce qui correspond à un taux de mortalité moyen estimé en 2011 à 3,4 chauves-souris/éolienne/an </w:t>
      </w:r>
      <w:r>
        <w:rPr>
          <w:rFonts w:ascii="Arial" w:hAnsi="Arial" w:cs="Arial"/>
        </w:rPr>
        <w:fldChar w:fldCharType="begin"/>
      </w:r>
      <w:r>
        <w:rPr>
          <w:rFonts w:ascii="Arial" w:hAnsi="Arial" w:cs="Arial"/>
        </w:rPr>
        <w:instrText xml:space="preserve"> ADDIN ZOTERO_ITEM CSL_CITATION {"citationID":"DyUh5al9","properties":{"formattedCitation":"(Saidur et al. 2011)","plainCitation":"(Saidur et al. 2011)","noteIndex":0},"citationItems":[{"id":31,"uris":["http://zotero.org/users/local/YDB3GLjc/items/QFNVQ8DC"],"uri":["http://zotero.org/users/local/YDB3GLjc/items/QFNVQ8DC"],"itemData":{"id":31,"type":"article-journal","title":"Environmental impact of wind energy","container-title":"Renewable and Sustainable Energy Reviews","page":"2423-2430","volume":"15","issue":"5","source":"Crossref","DOI":"10.1016/j.rser.2011.02.024","ISSN":"13640321","language":"en","author":[{"family":"Saidur","given":"R."},{"family":"Rahim","given":"N.A."},{"family":"Islam","given":"M.R."},{"family":"Solangi","given":"K.H."}],"issued":{"date-parts":[["2011",6]]}}}],"schema":"https://github.com/citation-style-language/schema/raw/master/csl-citation.json"} </w:instrText>
      </w:r>
      <w:r>
        <w:rPr>
          <w:rFonts w:ascii="Arial" w:hAnsi="Arial" w:cs="Arial"/>
        </w:rPr>
        <w:fldChar w:fldCharType="separate"/>
      </w:r>
      <w:r>
        <w:rPr>
          <w:rFonts w:ascii="Arial" w:hAnsi="Arial" w:cs="Arial"/>
        </w:rPr>
        <w:t>(Saidur et al. 2011)</w:t>
      </w:r>
      <w:r>
        <w:rPr>
          <w:rFonts w:ascii="Arial" w:hAnsi="Arial" w:cs="Arial"/>
        </w:rPr>
        <w:fldChar w:fldCharType="end"/>
      </w:r>
      <w:r>
        <w:rPr>
          <w:rFonts w:ascii="Arial" w:hAnsi="Arial" w:cs="Arial"/>
        </w:rPr>
        <w:t xml:space="preserve">. La situation en France reste comparable à celle de l’Allemagne (travaux non publiés de la SFEPM). Relativement peu de données sont disponibles dans le reste du monde. Néanmoins on peut conjecturer que si aucune solution adéquate n’est trouvée, le développement à grande échelle de l’énergie éolienne menacerait sérieusement la pérennité de nombreuses espèces de chauves-souris. </w:t>
      </w:r>
    </w:p>
    <w:p w14:paraId="7E679F2D" w14:textId="616EA468" w:rsidR="006A1AA6" w:rsidRDefault="000A249A">
      <w:pPr>
        <w:pStyle w:val="----Corpsdetexte----"/>
        <w:spacing w:before="0"/>
        <w:ind w:firstLine="710"/>
        <w:rPr>
          <w:rFonts w:ascii="Arial" w:hAnsi="Arial" w:cs="Arial"/>
        </w:rPr>
      </w:pPr>
      <w:bookmarkStart w:id="42" w:name="_Hlk18414141"/>
      <w:r>
        <w:rPr>
          <w:rFonts w:ascii="Arial" w:hAnsi="Arial" w:cs="Arial"/>
        </w:rPr>
        <w:t>Au vu de</w:t>
      </w:r>
      <w:r w:rsidR="00206ADA">
        <w:rPr>
          <w:rFonts w:ascii="Arial" w:hAnsi="Arial" w:cs="Arial"/>
        </w:rPr>
        <w:t xml:space="preserve"> la menace qu</w:t>
      </w:r>
      <w:r w:rsidR="0036727C">
        <w:rPr>
          <w:rFonts w:ascii="Arial" w:hAnsi="Arial" w:cs="Arial"/>
        </w:rPr>
        <w:t>e</w:t>
      </w:r>
      <w:r w:rsidR="00206ADA">
        <w:rPr>
          <w:rFonts w:ascii="Arial" w:hAnsi="Arial" w:cs="Arial"/>
        </w:rPr>
        <w:t xml:space="preserve"> représente le développement éolien pour la biodiversité, des</w:t>
      </w:r>
      <w:r w:rsidR="0036727C">
        <w:rPr>
          <w:rFonts w:ascii="Arial" w:hAnsi="Arial" w:cs="Arial"/>
        </w:rPr>
        <w:t xml:space="preserve"> enjeux </w:t>
      </w:r>
      <w:r>
        <w:rPr>
          <w:rFonts w:ascii="Arial" w:hAnsi="Arial" w:cs="Arial"/>
        </w:rPr>
        <w:t>environnementaux</w:t>
      </w:r>
      <w:r w:rsidR="0036727C">
        <w:rPr>
          <w:rFonts w:ascii="Arial" w:hAnsi="Arial" w:cs="Arial"/>
        </w:rPr>
        <w:t xml:space="preserve"> (réduction des émissions de gaz à effet de serre)</w:t>
      </w:r>
      <w:r w:rsidR="0036727C">
        <w:t xml:space="preserve">, </w:t>
      </w:r>
      <w:r>
        <w:rPr>
          <w:rFonts w:ascii="Arial" w:hAnsi="Arial" w:cs="Arial"/>
        </w:rPr>
        <w:t xml:space="preserve"> économiques et de la réglementation sur les espèces protégées il est aujourd’hui obligatoire en Europe d’éviter, réduire et si nécessaire compenser</w:t>
      </w:r>
      <w:r w:rsidR="0036727C">
        <w:rPr>
          <w:rFonts w:ascii="Arial" w:hAnsi="Arial" w:cs="Arial"/>
        </w:rPr>
        <w:t xml:space="preserve">  </w:t>
      </w:r>
      <w:r w:rsidR="0036727C">
        <w:rPr>
          <w:rFonts w:ascii="Arial" w:hAnsi="Arial" w:cs="Arial"/>
        </w:rPr>
        <w:fldChar w:fldCharType="begin"/>
      </w:r>
      <w:r w:rsidR="0036727C">
        <w:rPr>
          <w:rFonts w:ascii="Arial" w:hAnsi="Arial" w:cs="Arial"/>
        </w:rPr>
        <w:instrText xml:space="preserve"> ADDIN ZOTERO_ITEM CSL_CITATION {"citationID":"AOPchJem","properties":{"formattedCitation":"({\\i{}Ordonnance n\\uc0\\u176{} 2016-1058 du 3 ao\\uc0\\u251{}t 2016 relative \\uc0\\u224{} la modification des r\\uc0\\u232{}gles applicables \\uc0\\u224{} l\\uc0\\u8217{}\\uc0\\u233{}valuation environnementale des projets, plans et programmes} s.\\uc0\\u160{}d.)","plainCitation":"(Ordonnance n° 2016-1058 du 3 août 2016 relative à la modification des règles applicables à l’évaluation environnementale des projets, plans et programmes s. d.)","noteIndex":0},"citationItems":[{"id":141,"uris":["http://zotero.org/users/local/YDB3GLjc/items/4TNQ99YM"],"uri":["http://zotero.org/users/local/YDB3GLjc/items/4TNQ99YM"],"itemData":{"id":141,"type":"legislation","title":"Ordonnance n° 2016-1058 du 3 août 2016 relative à la modification des règles applicables à l'évaluation environnementale des projets, plans et programmes","accessed":{"date-parts":[["2019",9,7]]}}}],"schema":"https://github.com/citation-style-language/schema/raw/master/csl-citation.json"} </w:instrText>
      </w:r>
      <w:r w:rsidR="0036727C">
        <w:rPr>
          <w:rFonts w:ascii="Arial" w:hAnsi="Arial" w:cs="Arial"/>
        </w:rPr>
        <w:fldChar w:fldCharType="separate"/>
      </w:r>
      <w:r w:rsidR="0036727C" w:rsidRPr="0036727C">
        <w:rPr>
          <w:rFonts w:ascii="Arial" w:hAnsi="Arial" w:cs="Arial"/>
        </w:rPr>
        <w:t>(</w:t>
      </w:r>
      <w:r w:rsidR="0036727C" w:rsidRPr="0036727C">
        <w:rPr>
          <w:rFonts w:ascii="Arial" w:hAnsi="Arial" w:cs="Arial"/>
          <w:i/>
          <w:iCs/>
        </w:rPr>
        <w:t>Ordonnance n° 2016-1058 du 3 août 2016 relative à la modification des règles applicables à l’évaluation environnementale des projets, plans et programmes</w:t>
      </w:r>
      <w:r w:rsidR="0036727C" w:rsidRPr="0036727C">
        <w:rPr>
          <w:rFonts w:ascii="Arial" w:hAnsi="Arial" w:cs="Arial"/>
        </w:rPr>
        <w:t xml:space="preserve"> s. d.)</w:t>
      </w:r>
      <w:r w:rsidR="0036727C">
        <w:rPr>
          <w:rFonts w:ascii="Arial" w:hAnsi="Arial" w:cs="Arial"/>
        </w:rPr>
        <w:fldChar w:fldCharType="end"/>
      </w:r>
      <w:r>
        <w:rPr>
          <w:rFonts w:ascii="Arial" w:hAnsi="Arial" w:cs="Arial"/>
        </w:rPr>
        <w:t xml:space="preserve"> la mort des chiroptères par les éoliennes</w:t>
      </w:r>
      <w:bookmarkEnd w:id="42"/>
      <w:r>
        <w:rPr>
          <w:rFonts w:ascii="Arial" w:hAnsi="Arial" w:cs="Arial"/>
        </w:rPr>
        <w:t>. Une mesure préventive consiste à éviter les zones sensibles c’est-à-dire celles où on retrouve d’importantes densités de chauves-souris parce qu’elles sont soit des zones de gîte, soit des terrains de chasse propices puisqu’on y trouve aussi des insectes en quantité, ou soit des aires de transit. Il s’agit des sites localisés à proximité de linéaires (haies, lisières…), près des forêts de conifères ou de feuillus, de zones humides, de crêtes ou encore en sous-bois</w:t>
      </w:r>
      <w:r w:rsidRPr="0036727C">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{"citationID":"6Ea8YAsL","properties":{"formattedCitation":"(Heitz et Jung 2017)","plainCitation":"(Heitz et Jung 2017)","noteIndex":0},"citationItems":[{"id":58,"uris":["http://zotero.org/users/local/YDB3GLjc/items/D85QMWTS"],"uri":["http://zotero.org/users/local/YDB3GLjc/items/D85QMWTS"],"itemData":{"id":58,"type":"book","title":"Impact de l’activité éolienne sur les populations de chiroptères","author":[{"family":"Heitz","given":"Céline"},{"family":"Jung","given":"Lise"}],"issued":{"date-parts":[["2017",5]]}}}],"schema":"https://github.com/citation-style-language/schema/raw/master/csl-citation.json"} </w:instrText>
      </w:r>
      <w:r>
        <w:rPr>
          <w:rFonts w:ascii="Arial" w:hAnsi="Arial" w:cs="Arial"/>
        </w:rPr>
        <w:fldChar w:fldCharType="separate"/>
      </w:r>
      <w:r>
        <w:rPr>
          <w:rFonts w:ascii="Arial" w:hAnsi="Arial" w:cs="Arial"/>
        </w:rPr>
        <w:t>(Heitz et Jung 2017)</w:t>
      </w:r>
      <w:r>
        <w:rPr>
          <w:rFonts w:ascii="Arial" w:hAnsi="Arial" w:cs="Arial"/>
        </w:rPr>
        <w:fldChar w:fldCharType="end"/>
      </w:r>
      <w:r>
        <w:rPr>
          <w:rFonts w:ascii="Arial" w:hAnsi="Arial" w:cs="Arial"/>
        </w:rPr>
        <w:t xml:space="preserve">. </w:t>
      </w:r>
    </w:p>
    <w:p w14:paraId="1D7F073E" w14:textId="77777777" w:rsidR="006A1AA6" w:rsidRDefault="000A249A">
      <w:pPr>
        <w:pStyle w:val="Default"/>
        <w:ind w:firstLine="710"/>
        <w:jc w:val="both"/>
        <w:rPr>
          <w:rFonts w:ascii="Arial" w:hAnsi="Arial" w:cs="Arial"/>
        </w:rPr>
      </w:pPr>
      <w:r>
        <w:rPr>
          <w:rFonts w:ascii="Arial" w:hAnsi="Arial" w:cs="Arial"/>
        </w:rPr>
        <w:t xml:space="preserve">Même si l’évitement est la stratégie la plus efficace pour diminuer l’impact, elle devient de plus en plus difficile à mettre en œuvre en France parce qu’il y a de moins en moins de zones constructibles </w:t>
      </w:r>
      <w:r>
        <w:rPr>
          <w:rFonts w:ascii="Arial" w:hAnsi="Arial" w:cs="Arial"/>
        </w:rPr>
        <w:fldChar w:fldCharType="begin"/>
      </w:r>
      <w:r>
        <w:rPr>
          <w:rFonts w:ascii="Arial" w:hAnsi="Arial" w:cs="Arial"/>
        </w:rPr>
        <w:instrText xml:space="preserve"> ADDIN ZOTERO_ITEM CSL_CITATION {"citationID":"wjpT1x27","properties":{"formattedCitation":"(Heitz et Jung 2017)","plainCitation":"(Heitz et Jung 2017)","noteIndex":0},"citationItems":[{"id":58,"uris":["http://zotero.org/users/local/YDB3GLjc/items/D85QMWTS"],"uri":["http://zotero.org/users/local/YDB3GLjc/items/D85QMWTS"],"itemData":{"id":58,"type":"book","title":"Impact de l’activité éolienne sur les populations de chiroptères","author":[{"family":"Heitz","given":"Céline"},{"family":"Jung","given":"Lise"}],"issued":{"date-parts":[["2017",5]]}}}],"schema":"https://github.com/citation-style-language/schema/raw/master/csl-citation.json"} </w:instrText>
      </w:r>
      <w:r>
        <w:rPr>
          <w:rFonts w:ascii="Arial" w:hAnsi="Arial" w:cs="Arial"/>
        </w:rPr>
        <w:fldChar w:fldCharType="separate"/>
      </w:r>
      <w:r>
        <w:rPr>
          <w:rFonts w:ascii="Arial" w:hAnsi="Arial" w:cs="Arial"/>
        </w:rPr>
        <w:t>(Heitz et Jung 2017)</w:t>
      </w:r>
      <w:r>
        <w:rPr>
          <w:rFonts w:ascii="Arial" w:hAnsi="Arial" w:cs="Arial"/>
        </w:rPr>
        <w:fldChar w:fldCharType="end"/>
      </w:r>
      <w:r>
        <w:rPr>
          <w:rFonts w:ascii="Arial" w:hAnsi="Arial" w:cs="Arial"/>
        </w:rPr>
        <w:t xml:space="preserve">. </w:t>
      </w:r>
      <w:bookmarkStart w:id="43" w:name="Xe68f5614baaf960d251ae7e17ccb99aed28aae3"/>
      <w:bookmarkStart w:id="44" w:name="_Toc11311507"/>
      <w:r>
        <w:rPr>
          <w:rFonts w:ascii="Arial" w:hAnsi="Arial" w:cs="Arial"/>
        </w:rPr>
        <w:t>De plus</w:t>
      </w:r>
      <w:r w:rsidRPr="0036727C">
        <w:rPr>
          <w:rFonts w:ascii="Arial" w:hAnsi="Arial" w:cs="Arial"/>
        </w:rPr>
        <w:t>,</w:t>
      </w:r>
      <w:r>
        <w:rPr>
          <w:rFonts w:ascii="Arial" w:hAnsi="Arial" w:cs="Arial"/>
        </w:rPr>
        <w:t xml:space="preserve"> pour les parcs déjà en production la seule alternative est de trouver des mesures de réduction de la mortalité des chauves-souris. En la matière il existe trois grands types de mesures de réduction :</w:t>
      </w:r>
    </w:p>
    <w:p w14:paraId="620CBAFF" w14:textId="3844EF00" w:rsidR="006A1AA6" w:rsidRDefault="000A249A">
      <w:pPr>
        <w:pStyle w:val="Default"/>
        <w:numPr>
          <w:ilvl w:val="0"/>
          <w:numId w:val="10"/>
        </w:numPr>
        <w:spacing w:after="0" w:line="240" w:lineRule="auto"/>
        <w:jc w:val="both"/>
        <w:rPr>
          <w:rFonts w:ascii="Arial" w:hAnsi="Arial" w:cs="Arial"/>
        </w:rPr>
      </w:pPr>
      <w:r>
        <w:rPr>
          <w:rFonts w:ascii="Arial" w:hAnsi="Arial" w:cs="Arial"/>
          <w:u w:val="single"/>
        </w:rPr>
        <w:lastRenderedPageBreak/>
        <w:t>Les Mesures contraignantes simples</w:t>
      </w:r>
      <w:r>
        <w:rPr>
          <w:rFonts w:ascii="Arial" w:hAnsi="Arial" w:cs="Arial"/>
        </w:rPr>
        <w:t xml:space="preserve"> : </w:t>
      </w:r>
      <w:r w:rsidR="003A7553">
        <w:rPr>
          <w:rFonts w:ascii="Arial" w:hAnsi="Arial" w:cs="Arial"/>
        </w:rPr>
        <w:t>il en</w:t>
      </w:r>
      <w:r w:rsidR="00F3334F">
        <w:rPr>
          <w:rFonts w:ascii="Arial" w:hAnsi="Arial" w:cs="Arial"/>
        </w:rPr>
        <w:t xml:space="preserve"> existe essentiellement deux, dont la première est la mise en drapeau des pâles. Cette mesure consiste à changer l’orientation des pales des éoliennes afin qu’elles opposent moins de surface au vent et par conséquent réduisent leur vitesse de rotation. </w:t>
      </w:r>
      <w:r w:rsidR="007B6B0E">
        <w:rPr>
          <w:rFonts w:ascii="Arial" w:hAnsi="Arial" w:cs="Arial"/>
        </w:rPr>
        <w:t>La quintessence de la second mesure (« increased cut-in speed ») réside      en l’augmentation de la vitesse de démarrage des éoliennes par rapport à celle prescrite par les constructeurs éoliens</w:t>
      </w:r>
      <w:r>
        <w:rPr>
          <w:rFonts w:ascii="Arial" w:hAnsi="Arial" w:cs="Arial"/>
        </w:rPr>
        <w:t>. Pour ce faire, le système informatique de la turbine (SCADA) programme une vitesse de vent au démarrage supérieure à celle suggérée par le fabricant. Ces mesures se justifient par le fait que l’activité des chauves-souris décroit avec la vitesse du vent et par conséquent le risque de mortalité aussi</w:t>
      </w:r>
      <w:r w:rsidR="007B6B0E">
        <w:rPr>
          <w:rFonts w:ascii="Arial" w:hAnsi="Arial" w:cs="Arial"/>
        </w:rPr>
        <w:t xml:space="preserve"> </w:t>
      </w:r>
      <w:r w:rsidR="007B6B0E">
        <w:rPr>
          <w:rFonts w:ascii="Arial" w:hAnsi="Arial" w:cs="Arial"/>
        </w:rPr>
        <w:fldChar w:fldCharType="begin"/>
      </w:r>
      <w:r w:rsidR="007B6B0E">
        <w:rPr>
          <w:rFonts w:ascii="Arial" w:hAnsi="Arial" w:cs="Arial"/>
        </w:rPr>
        <w:instrText xml:space="preserve"> ADDIN ZOTERO_ITEM CSL_CITATION {"citationID":"lbgDLiDB","properties":{"formattedCitation":"(Voigt et al. 2015)","plainCitation":"(Voigt et al. 2015)","noteIndex":0},"citationItems":[{"id":139,"uris":["http://zotero.org/users/local/YDB3GLjc/items/76EUUITD"],"uri":["http://zotero.org/users/local/YDB3GLjc/items/76EUUITD"],"itemData":{"id":139,"type":"article-journal","title":"Wildlife and renewable energy: German politics cross migratory bats","container-title":"European Journal of Wildlife Research","page":"213-219","volume":"61","issue":"2","source":"Crossref","DOI":"10.1007/s10344-015-0903-y","ISSN":"1612-4642, 1439-0574","title-short":"Wildlife and renewable energy","language":"en","author":[{"family":"Voigt","given":"Christian C."},{"family":"Lehnert","given":"Linn S."},{"family":"Petersons","given":"Gunars"},{"family":"Adorf","given":"Frank"},{"family":"Bach","given":"Lothar"}],"issued":{"date-parts":[["2015",4]]}}}],"schema":"https://github.com/citation-style-language/schema/raw/master/csl-citation.json"} </w:instrText>
      </w:r>
      <w:r w:rsidR="007B6B0E">
        <w:rPr>
          <w:rFonts w:ascii="Arial" w:hAnsi="Arial" w:cs="Arial"/>
        </w:rPr>
        <w:fldChar w:fldCharType="separate"/>
      </w:r>
      <w:r w:rsidR="007B6B0E" w:rsidRPr="007B6B0E">
        <w:rPr>
          <w:rFonts w:ascii="Arial" w:hAnsi="Arial" w:cs="Arial"/>
        </w:rPr>
        <w:t>(Voigt et al. 2015)</w:t>
      </w:r>
      <w:r w:rsidR="007B6B0E">
        <w:rPr>
          <w:rFonts w:ascii="Arial" w:hAnsi="Arial" w:cs="Arial"/>
        </w:rPr>
        <w:fldChar w:fldCharType="end"/>
      </w:r>
      <w:r>
        <w:rPr>
          <w:rFonts w:ascii="Arial" w:hAnsi="Arial" w:cs="Arial"/>
        </w:rPr>
        <w:t xml:space="preserve">. En plus une expérience à </w:t>
      </w:r>
      <w:r w:rsidR="0036727C">
        <w:rPr>
          <w:rFonts w:ascii="Arial" w:hAnsi="Arial" w:cs="Arial"/>
        </w:rPr>
        <w:t>montr</w:t>
      </w:r>
      <w:r w:rsidR="0036727C" w:rsidRPr="0036727C">
        <w:rPr>
          <w:rFonts w:ascii="Arial" w:hAnsi="Arial" w:cs="Arial"/>
        </w:rPr>
        <w:t>er</w:t>
      </w:r>
      <w:r>
        <w:rPr>
          <w:rFonts w:ascii="Arial" w:hAnsi="Arial" w:cs="Arial"/>
        </w:rPr>
        <w:t xml:space="preserve"> que si </w:t>
      </w:r>
      <w:r w:rsidRPr="0036727C">
        <w:rPr>
          <w:rFonts w:ascii="Arial" w:hAnsi="Arial" w:cs="Arial"/>
        </w:rPr>
        <w:t>l’</w:t>
      </w:r>
      <w:r>
        <w:rPr>
          <w:rFonts w:ascii="Arial" w:hAnsi="Arial" w:cs="Arial"/>
        </w:rPr>
        <w:t>on fixe les vitesses de démarrages à 3,5</w:t>
      </w:r>
      <w:ins w:id="45" w:author="ylebras" w:date="2019-09-06T15:05:00Z">
        <w:r w:rsidRPr="0036727C">
          <w:rPr>
            <w:rFonts w:ascii="Arial" w:hAnsi="Arial" w:cs="Arial"/>
          </w:rPr>
          <w:t xml:space="preserve"> </w:t>
        </w:r>
      </w:ins>
      <w:r>
        <w:rPr>
          <w:rFonts w:ascii="Arial" w:hAnsi="Arial" w:cs="Arial"/>
        </w:rPr>
        <w:t>m/s, 4,5 m/s et 5,5 m/s, la mortalité diminue respectivement de 36,3%, 56,7% et 73,3% par rapport au témoin (= pas de mise en drapeau sous une vitesse de démarrage de 3,5</w:t>
      </w:r>
      <w:ins w:id="46" w:author="ylebras" w:date="2019-09-06T15:06:00Z">
        <w:r w:rsidRPr="003A7553">
          <w:rPr>
            <w:rFonts w:ascii="Arial" w:hAnsi="Arial" w:cs="Arial"/>
          </w:rPr>
          <w:t xml:space="preserve"> </w:t>
        </w:r>
      </w:ins>
      <w:r>
        <w:rPr>
          <w:rFonts w:ascii="Arial" w:hAnsi="Arial" w:cs="Arial"/>
        </w:rPr>
        <w:t xml:space="preserve">m/s) </w:t>
      </w:r>
      <w:r>
        <w:rPr>
          <w:rFonts w:ascii="Arial" w:hAnsi="Arial" w:cs="Arial"/>
        </w:rPr>
        <w:fldChar w:fldCharType="begin"/>
      </w:r>
      <w:r>
        <w:rPr>
          <w:rFonts w:ascii="Arial" w:hAnsi="Arial" w:cs="Arial"/>
        </w:rPr>
        <w:instrText xml:space="preserve"> ADDIN ZOTERO_ITEM CSL_CITATION {"citationID":"gXpTQq2V","properties":{"formattedCitation":"(Heitz et Jung 2017)","plainCitation":"(Heitz et Jung 2017)","noteIndex":0},"citationItems":[{"id":58,"uris":["http://zotero.org/users/local/YDB3GLjc/items/D85QMWTS"],"uri":["http://zotero.org/users/local/YDB3GLjc/items/D85QMWTS"],"itemData":{"id":58,"type":"book","title":"Impact de l’activité éolienne sur les populations de chiroptères","author":[{"family":"Heitz","given":"Céline"},{"family":"Jung","given":"Lise"}],"issued":{"date-parts":[["2017",5]]}}}],"schema":"https://github.com/citation-style-language/schema/raw/master/csl-citation.json"} </w:instrText>
      </w:r>
      <w:r>
        <w:rPr>
          <w:rFonts w:ascii="Arial" w:hAnsi="Arial" w:cs="Arial"/>
        </w:rPr>
        <w:fldChar w:fldCharType="separate"/>
      </w:r>
      <w:r>
        <w:rPr>
          <w:rFonts w:ascii="Arial" w:hAnsi="Arial" w:cs="Arial"/>
        </w:rPr>
        <w:t>(Heitz et Jung 2017)</w:t>
      </w:r>
      <w:r>
        <w:rPr>
          <w:rFonts w:ascii="Arial" w:hAnsi="Arial" w:cs="Arial"/>
        </w:rPr>
        <w:fldChar w:fldCharType="end"/>
      </w:r>
      <w:r>
        <w:rPr>
          <w:rFonts w:ascii="Arial" w:hAnsi="Arial" w:cs="Arial"/>
        </w:rPr>
        <w:t>. Ces mesures sont les plus utilisées actuellement à cause de leur praticité mais étant donné qu’elles ne tiennent pas compte des autres facteurs météorologiques et temporelles qui influencent l’activité des chiroptères leurs performances seront sans doute moins bonnes que celles des mesures qui intègrent les autres facteurs ;</w:t>
      </w:r>
    </w:p>
    <w:p w14:paraId="385BF3FE" w14:textId="77777777" w:rsidR="006A1AA6" w:rsidRDefault="006A1AA6">
      <w:pPr>
        <w:pStyle w:val="Default"/>
        <w:spacing w:after="0" w:line="240" w:lineRule="auto"/>
        <w:ind w:left="1070"/>
        <w:jc w:val="both"/>
        <w:rPr>
          <w:rFonts w:ascii="Arial" w:hAnsi="Arial" w:cs="Arial"/>
        </w:rPr>
      </w:pPr>
    </w:p>
    <w:p w14:paraId="3AAC30AA" w14:textId="3B052140" w:rsidR="006A1AA6" w:rsidRDefault="000A249A">
      <w:pPr>
        <w:pStyle w:val="Default"/>
        <w:numPr>
          <w:ilvl w:val="0"/>
          <w:numId w:val="10"/>
        </w:numPr>
        <w:spacing w:after="0" w:line="240" w:lineRule="auto"/>
        <w:jc w:val="both"/>
        <w:rPr>
          <w:rFonts w:ascii="Arial" w:hAnsi="Arial" w:cs="Arial"/>
        </w:rPr>
      </w:pPr>
      <w:r>
        <w:rPr>
          <w:rFonts w:ascii="Arial" w:hAnsi="Arial" w:cs="Arial"/>
          <w:sz w:val="26"/>
          <w:szCs w:val="26"/>
          <w:u w:val="single"/>
        </w:rPr>
        <w:t>Les Arrêt programmés par des mesures en direct (réaction)</w:t>
      </w:r>
      <w:r>
        <w:rPr>
          <w:rFonts w:ascii="Arial" w:hAnsi="Arial" w:cs="Arial"/>
          <w:sz w:val="26"/>
          <w:szCs w:val="26"/>
        </w:rPr>
        <w:t> :</w:t>
      </w:r>
      <w:r>
        <w:rPr>
          <w:rFonts w:ascii="Arial" w:hAnsi="Arial" w:cs="Arial"/>
        </w:rPr>
        <w:t xml:space="preserve"> Ces solutions utilisent un dispositif d’enregistrement en temps réel et déclenche le bridage des éoliennes quand l’activité en temps réel est jugée importante</w:t>
      </w:r>
      <w:r>
        <w:rPr>
          <w:rFonts w:ascii="Arial" w:hAnsi="Arial" w:cs="Arial"/>
          <w:b/>
          <w:bCs/>
          <w:sz w:val="26"/>
          <w:szCs w:val="26"/>
        </w:rPr>
        <w:t>.</w:t>
      </w:r>
      <w:r>
        <w:rPr>
          <w:rFonts w:ascii="Arial" w:hAnsi="Arial" w:cs="Arial"/>
        </w:rPr>
        <w:t xml:space="preserve"> C’est notamment le cas pour le système TIMR (Turbine Integrated Mortality Reduction) développé au</w:t>
      </w:r>
      <w:r w:rsidRPr="003A7553">
        <w:rPr>
          <w:rFonts w:ascii="Arial" w:hAnsi="Arial" w:cs="Arial"/>
        </w:rPr>
        <w:t>x</w:t>
      </w:r>
      <w:r>
        <w:rPr>
          <w:rFonts w:ascii="Arial" w:hAnsi="Arial" w:cs="Arial"/>
        </w:rPr>
        <w:t xml:space="preserve"> </w:t>
      </w:r>
      <w:r w:rsidRPr="003A7553">
        <w:rPr>
          <w:rFonts w:ascii="Arial" w:hAnsi="Arial" w:cs="Arial"/>
        </w:rPr>
        <w:t>États-</w:t>
      </w:r>
      <w:r>
        <w:rPr>
          <w:rFonts w:ascii="Arial" w:hAnsi="Arial" w:cs="Arial"/>
        </w:rPr>
        <w:t xml:space="preserve">Unis qui permet une réduction de 84,5% du taux de mortalité des chiroptères </w:t>
      </w:r>
      <w:r>
        <w:rPr>
          <w:rFonts w:ascii="Arial" w:hAnsi="Arial" w:cs="Arial"/>
        </w:rPr>
        <w:fldChar w:fldCharType="begin"/>
      </w:r>
      <w:r>
        <w:rPr>
          <w:rFonts w:ascii="Arial" w:hAnsi="Arial" w:cs="Arial"/>
        </w:rPr>
        <w:instrText xml:space="preserve"> ADDIN ZOTERO_ITEM CSL_CITATION {"citationID":"FqDoU0U5","properties":{"formattedCitation":"(Hayes et al. 2019)","plainCitation":"(Hayes et al. 2019)","noteIndex":0},"citationItems":[{"id":44,"uris":["http://zotero.org/users/local/YDB3GLjc/items/AGQ76NH4"],"uri":["http://zotero.org/users/local/YDB3GLjc/items/AGQ76NH4"],"itemData":{"id":44,"type":"article-journal","title":"A smart curtailment approach for reducing bat fatalities and curtailment time at wind energy facilities","container-title":"Ecological Applications","page":"e01881","volume":"29","issue":"4","source":"Crossref","DOI":"10.1002/eap.1881","ISSN":"1051-0761, 1939-5582","language":"en","author":[{"family":"Hayes","given":"Mark A."},{"family":"Hooton","given":"Lauren A."},{"family":"Gilland","given":"Karen L."},{"family":"Grandgent","given":"Chuck"},{"family":"Smith","given":"Robin L."},{"family":"Lindsay","given":"Stephen R."},{"family":"Collins","given":"Jason D."},{"family":"Schumacher","given":"Susan M."},{"family":"Rabie","given":"Paul A."},{"family":"Gruver","given":"Jeffrey C."},{"family":"Goodrich</w:instrText>
      </w:r>
      <w:r>
        <w:rPr>
          <w:rFonts w:ascii="Cambria Math" w:hAnsi="Cambria Math" w:cs="Cambria Math"/>
        </w:rPr>
        <w:instrText>‐</w:instrText>
      </w:r>
      <w:r>
        <w:rPr>
          <w:rFonts w:ascii="Arial" w:hAnsi="Arial" w:cs="Arial"/>
        </w:rPr>
        <w:instrText xml:space="preserve">Mahoney","given":"John"}],"issued":{"date-parts":[["2019",6]]}}}],"schema":"https://github.com/citation-style-language/schema/raw/master/csl-citation.json"} </w:instrText>
      </w:r>
      <w:r>
        <w:rPr>
          <w:rFonts w:ascii="Arial" w:hAnsi="Arial" w:cs="Arial"/>
        </w:rPr>
        <w:fldChar w:fldCharType="separate"/>
      </w:r>
      <w:r>
        <w:rPr>
          <w:rFonts w:ascii="Arial" w:hAnsi="Arial" w:cs="Arial"/>
        </w:rPr>
        <w:t>(Hayes et al. 2019)</w:t>
      </w:r>
      <w:r>
        <w:rPr>
          <w:rFonts w:ascii="Arial" w:hAnsi="Arial" w:cs="Arial"/>
        </w:rPr>
        <w:fldChar w:fldCharType="end"/>
      </w:r>
      <w:r>
        <w:rPr>
          <w:rFonts w:ascii="Arial" w:hAnsi="Arial" w:cs="Arial"/>
        </w:rPr>
        <w:t>. C’est certes un système efficace mais il présente un coût d’installation et de maintenance du matériel qui n’est pas négligeable ;</w:t>
      </w:r>
    </w:p>
    <w:p w14:paraId="7AD3B7FB" w14:textId="77777777" w:rsidR="006A1AA6" w:rsidRDefault="006A1AA6">
      <w:pPr>
        <w:pStyle w:val="Default"/>
        <w:spacing w:after="0" w:line="240" w:lineRule="auto"/>
        <w:ind w:left="1070"/>
        <w:jc w:val="both"/>
        <w:rPr>
          <w:rFonts w:ascii="Arial" w:hAnsi="Arial" w:cs="Arial"/>
        </w:rPr>
      </w:pPr>
    </w:p>
    <w:p w14:paraId="27460A4D" w14:textId="7B96491E" w:rsidR="006A1AA6" w:rsidRDefault="000A249A">
      <w:pPr>
        <w:pStyle w:val="Default"/>
        <w:numPr>
          <w:ilvl w:val="0"/>
          <w:numId w:val="10"/>
        </w:numPr>
        <w:spacing w:after="0" w:line="240" w:lineRule="auto"/>
        <w:jc w:val="both"/>
        <w:rPr>
          <w:rFonts w:ascii="Arial" w:hAnsi="Arial" w:cs="Arial"/>
        </w:rPr>
      </w:pPr>
      <w:r>
        <w:rPr>
          <w:rFonts w:ascii="Arial" w:hAnsi="Arial" w:cs="Arial"/>
          <w:u w:val="single"/>
        </w:rPr>
        <w:t>Les mesures contraignantes par anticipation</w:t>
      </w:r>
      <w:r>
        <w:rPr>
          <w:rFonts w:ascii="Arial" w:hAnsi="Arial" w:cs="Arial"/>
        </w:rPr>
        <w:t xml:space="preserve"> : ces mesures s’affranchissent des dispositifs d’enregistrement et font recours à des modèles statistiques complexes pour prévoir </w:t>
      </w:r>
      <w:r w:rsidRPr="007B6B0E">
        <w:rPr>
          <w:rFonts w:ascii="Arial" w:hAnsi="Arial" w:cs="Arial"/>
        </w:rPr>
        <w:t>l</w:t>
      </w:r>
      <w:r>
        <w:rPr>
          <w:rFonts w:ascii="Arial" w:hAnsi="Arial" w:cs="Arial"/>
        </w:rPr>
        <w:t xml:space="preserve">’activité des chiroptères et leur taux </w:t>
      </w:r>
      <w:r>
        <w:rPr>
          <w:rFonts w:ascii="Arial" w:hAnsi="Arial" w:cs="Arial"/>
          <w:color w:val="auto"/>
        </w:rPr>
        <w:t xml:space="preserve">de mortalités </w:t>
      </w:r>
      <w:r>
        <w:rPr>
          <w:rFonts w:ascii="Arial" w:hAnsi="Arial" w:cs="Arial"/>
        </w:rPr>
        <w:t>à partir des données météorologique, temporelles</w:t>
      </w:r>
      <w:r w:rsidR="00C369D1">
        <w:rPr>
          <w:rFonts w:ascii="Arial" w:hAnsi="Arial" w:cs="Arial"/>
        </w:rPr>
        <w:t xml:space="preserve"> et </w:t>
      </w:r>
      <w:r>
        <w:rPr>
          <w:rFonts w:ascii="Arial" w:hAnsi="Arial" w:cs="Arial"/>
        </w:rPr>
        <w:t xml:space="preserve">phénologique. Cette démarche se justifie par la dépendance qui existe entre l’activité des chiroptères les précédents facteurs. En effet, plusieurs études ont montré que l’activité des chiroptères augmentait avec la température et que le pic d’activité survenait après 7°C </w:t>
      </w:r>
      <w:r>
        <w:rPr>
          <w:rFonts w:ascii="Arial" w:hAnsi="Arial" w:cs="Arial"/>
        </w:rPr>
        <w:fldChar w:fldCharType="begin"/>
      </w:r>
      <w:r>
        <w:rPr>
          <w:rFonts w:ascii="Arial" w:hAnsi="Arial" w:cs="Arial"/>
        </w:rPr>
        <w:instrText xml:space="preserve"> ADDIN ZOTERO_ITEM CSL_CITATION {"citationID":"A7a3Q3j3","properties":{"formattedCitation":"(Scanlon et Petit 2008)","plainCitation":"(Scanlon et Petit 2008)","noteIndex":0},"citationItems":[{"id":86,"uris":["http://zotero.org/users/local/YDB3GLjc/items/5K3WMURW"],"uri":["http://zotero.org/users/local/YDB3GLjc/items/5K3WMURW"],"itemData":{"id":86,"type":"article-journal","title":"Effects of site, time, weather and light on urban bat activity and richness: considerations for survey effort","container-title":"Wildlife Research","page":"821","volume":"35","issue":"8","source":"Crossref","DOI":"10.1071/WR08035","ISSN":"1035-3712","title-short":"Effects of site, time, weather and light on urban bat activity and richness","language":"en","author":[{"family":"Scanlon","given":"Annette T."},{"family":"Petit","given":"Sophie"}],"issued":{"date-parts":[["2008"]]}}}],"schema":"https://github.com/citation-style-language/schema/raw/master/csl-citation.json"} </w:instrText>
      </w:r>
      <w:r>
        <w:rPr>
          <w:rFonts w:ascii="Arial" w:hAnsi="Arial" w:cs="Arial"/>
        </w:rPr>
        <w:fldChar w:fldCharType="separate"/>
      </w:r>
      <w:r>
        <w:rPr>
          <w:rFonts w:ascii="Arial" w:hAnsi="Arial" w:cs="Arial"/>
        </w:rPr>
        <w:t>(Scanlon et Petit 2008)</w:t>
      </w:r>
      <w:r>
        <w:rPr>
          <w:rFonts w:ascii="Arial" w:hAnsi="Arial" w:cs="Arial"/>
        </w:rPr>
        <w:fldChar w:fldCharType="end"/>
      </w:r>
      <w:r>
        <w:rPr>
          <w:rFonts w:ascii="Arial" w:hAnsi="Arial" w:cs="Arial"/>
        </w:rPr>
        <w:t xml:space="preserve">. </w:t>
      </w:r>
      <w:r w:rsidRPr="007B6B0E">
        <w:rPr>
          <w:rFonts w:ascii="Arial" w:hAnsi="Arial" w:cs="Arial"/>
        </w:rPr>
        <w:t xml:space="preserve">De même, </w:t>
      </w:r>
      <w:r>
        <w:rPr>
          <w:rFonts w:ascii="Arial" w:hAnsi="Arial" w:cs="Arial"/>
        </w:rPr>
        <w:t>il a été montré que l’émergence des chiroptères dépendait de la température</w:t>
      </w:r>
      <w:r w:rsidRPr="007B6B0E">
        <w:rPr>
          <w:rFonts w:ascii="Arial" w:hAnsi="Arial" w:cs="Arial"/>
        </w:rPr>
        <w:t xml:space="preserve">, </w:t>
      </w:r>
      <w:r>
        <w:rPr>
          <w:rFonts w:ascii="Arial" w:hAnsi="Arial" w:cs="Arial"/>
        </w:rPr>
        <w:t>de l’heure du coucher du soleil</w:t>
      </w:r>
      <w:r w:rsidRPr="007B6B0E">
        <w:rPr>
          <w:rFonts w:ascii="Arial" w:hAnsi="Arial" w:cs="Arial"/>
        </w:rPr>
        <w:t>,</w:t>
      </w:r>
      <w:r>
        <w:rPr>
          <w:rFonts w:ascii="Arial" w:hAnsi="Arial" w:cs="Arial"/>
        </w:rPr>
        <w:t xml:space="preserve"> de l’humidité </w:t>
      </w:r>
      <w:r w:rsidRPr="007B6B0E">
        <w:rPr>
          <w:rFonts w:ascii="Arial" w:hAnsi="Arial" w:cs="Arial"/>
        </w:rPr>
        <w:t xml:space="preserve">et </w:t>
      </w:r>
      <w:r>
        <w:rPr>
          <w:rFonts w:ascii="Arial" w:hAnsi="Arial" w:cs="Arial"/>
        </w:rPr>
        <w:t xml:space="preserve">de l’année </w:t>
      </w:r>
      <w:r>
        <w:rPr>
          <w:rFonts w:ascii="Arial" w:hAnsi="Arial" w:cs="Arial"/>
        </w:rPr>
        <w:fldChar w:fldCharType="begin"/>
      </w:r>
      <w:r>
        <w:rPr>
          <w:rFonts w:ascii="Arial" w:hAnsi="Arial" w:cs="Arial"/>
        </w:rPr>
        <w:instrText xml:space="preserve"> ADDIN ZOTERO_ITEM CSL_CITATION {"citationID":"cV1h4fmA","properties":{"formattedCitation":"(Frick et al. 2012)","plainCitation":"(Frick et al. 2012)","noteIndex":0},"citationItems":[{"id":83,"uris":["http://zotero.org/users/local/YDB3GLjc/items/FRWVTVIL"],"uri":["http://zotero.org/users/local/YDB3GLjc/items/FRWVTVIL"],"itemData":{"id":83,"type":"article-journal","title":"Climate and Weather Impact Timing of Emergence of Bats","container-title":"PLoS ONE","page":"e42737","volume":"7","issue":"8","source":"Crossref","DOI":"10.1371/journal.pone.0042737","ISSN":"1932-6203","language":"en","author":[{"family":"Frick","given":"Winifred F."},{"family":"Stepanian","given":"Phillip M."},{"family":"Kelly","given":"Jeffrey F."},{"family":"Howard","given":"Kenneth W."},{"family":"Kuster","given":"Charles M."},{"family":"Kunz","given":"Thomas H."},{"family":"Chilson","given":"Phillip B."}],"editor":[{"family":"Fenton","given":"Brock"}],"issued":{"date-parts":[["2012",8,2]]}}}],"schema":"https://github.com/citation-style-language/schema/raw/master/csl-citation.json"} </w:instrText>
      </w:r>
      <w:r>
        <w:rPr>
          <w:rFonts w:ascii="Arial" w:hAnsi="Arial" w:cs="Arial"/>
        </w:rPr>
        <w:fldChar w:fldCharType="separate"/>
      </w:r>
      <w:r>
        <w:rPr>
          <w:rFonts w:ascii="Arial" w:hAnsi="Arial" w:cs="Arial"/>
        </w:rPr>
        <w:t>(Frick et al. 2012)</w:t>
      </w:r>
      <w:r>
        <w:rPr>
          <w:rFonts w:ascii="Arial" w:hAnsi="Arial" w:cs="Arial"/>
        </w:rPr>
        <w:fldChar w:fldCharType="end"/>
      </w:r>
      <w:r>
        <w:rPr>
          <w:rFonts w:ascii="Arial" w:hAnsi="Arial" w:cs="Arial"/>
        </w:rPr>
        <w:t xml:space="preserve">. Il est très connu que les chiroptères émergent au coucher du soleil pour chasser afin de limiter les risques de prédations. Mais ce qui est intéressant c’est le fait qu’elles sortent plus tôt les années de sécheresse parce qu’au cours de ces années la nourriture est plus rare et donc il faut plus de temps pour chasser quitte à courir plus de risque de prédation </w:t>
      </w:r>
      <w:r>
        <w:rPr>
          <w:rFonts w:ascii="Arial" w:hAnsi="Arial" w:cs="Arial"/>
        </w:rPr>
        <w:fldChar w:fldCharType="begin"/>
      </w:r>
      <w:r>
        <w:rPr>
          <w:rFonts w:ascii="Arial" w:hAnsi="Arial" w:cs="Arial"/>
        </w:rPr>
        <w:instrText xml:space="preserve"> ADDIN ZOTERO_ITEM CSL_CITATION {"citationID":"afGMkduu","properties":{"formattedCitation":"(Frick et al. 2012)","plainCitation":"(Frick et al. 2012)","noteIndex":0},"citationItems":[{"id":83,"uris":["http://zotero.org/users/local/YDB3GLjc/items/FRWVTVIL"],"uri":["http://zotero.org/users/local/YDB3GLjc/items/FRWVTVIL"],"itemData":{"id":83,"type":"article-journal","title":"Climate and Weather Impact Timing of Emergence of Bats","container-title":"PLoS ONE","page":"e42737","volume":"7","issue":"8","source":"Crossref","DOI":"10.1371/journal.pone.0042737","ISSN":"1932-6203","language":"en","author":[{"family":"Frick","given":"Winifred F."},{"family":"Stepanian","given":"Phillip M."},{"family":"Kelly","given":"Jeffrey F."},{"family":"Howard","given":"Kenneth W."},{"family":"Kuster","given":"Charles M."},{"family":"Kunz","given":"Thomas H."},{"family":"Chilson","given":"Phillip B."}],"editor":[{"family":"Fenton","given":"Brock"}],"issued":{"date-parts":[["2012",8,2]]}}}],"schema":"https://github.com/citation-style-language/schema/raw/master/csl-citation.json"} </w:instrText>
      </w:r>
      <w:r>
        <w:rPr>
          <w:rFonts w:ascii="Arial" w:hAnsi="Arial" w:cs="Arial"/>
        </w:rPr>
        <w:fldChar w:fldCharType="separate"/>
      </w:r>
      <w:r>
        <w:rPr>
          <w:rFonts w:ascii="Arial" w:hAnsi="Arial" w:cs="Arial"/>
        </w:rPr>
        <w:t>(Frick et al. 2012)</w:t>
      </w:r>
      <w:r>
        <w:rPr>
          <w:rFonts w:ascii="Arial" w:hAnsi="Arial" w:cs="Arial"/>
        </w:rPr>
        <w:fldChar w:fldCharType="end"/>
      </w:r>
      <w:r>
        <w:rPr>
          <w:rFonts w:ascii="Arial" w:hAnsi="Arial" w:cs="Arial"/>
        </w:rPr>
        <w:t xml:space="preserve">. </w:t>
      </w:r>
    </w:p>
    <w:p w14:paraId="44FAF19D" w14:textId="77777777" w:rsidR="006A1AA6" w:rsidRDefault="006A1AA6">
      <w:pPr>
        <w:pStyle w:val="Default"/>
        <w:spacing w:after="0" w:line="240" w:lineRule="auto"/>
        <w:ind w:left="1070"/>
        <w:jc w:val="both"/>
        <w:rPr>
          <w:rFonts w:ascii="Arial" w:hAnsi="Arial" w:cs="Arial"/>
        </w:rPr>
      </w:pPr>
    </w:p>
    <w:p w14:paraId="6A13FFC8" w14:textId="3936EB2B" w:rsidR="006A1AA6" w:rsidRDefault="000A249A">
      <w:pPr>
        <w:pStyle w:val="Default"/>
        <w:ind w:left="1070"/>
        <w:jc w:val="both"/>
        <w:rPr>
          <w:rFonts w:ascii="Arial" w:hAnsi="Arial" w:cs="Arial"/>
        </w:rPr>
      </w:pPr>
      <w:r w:rsidRPr="001B2A32">
        <w:rPr>
          <w:rFonts w:ascii="Arial" w:hAnsi="Arial" w:cs="Arial"/>
        </w:rPr>
        <w:t>L</w:t>
      </w:r>
      <w:r>
        <w:rPr>
          <w:rFonts w:ascii="Arial" w:hAnsi="Arial" w:cs="Arial"/>
        </w:rPr>
        <w:t xml:space="preserve">e cycle vital des chiroptères est rythmé par les saisons de l’année et par conséquent il est fortement lié à la date. Elles hibernent en hiver lorsque les </w:t>
      </w:r>
      <w:r>
        <w:rPr>
          <w:rFonts w:ascii="Arial" w:hAnsi="Arial" w:cs="Arial"/>
        </w:rPr>
        <w:lastRenderedPageBreak/>
        <w:t xml:space="preserve">températures sont basses et que les proies deviennent de plus en plus rares. Elles redeviennent actives quand les conditions </w:t>
      </w:r>
      <w:r w:rsidRPr="001B2A32">
        <w:rPr>
          <w:rFonts w:ascii="Arial" w:hAnsi="Arial" w:cs="Arial"/>
        </w:rPr>
        <w:t xml:space="preserve">d’alimentation </w:t>
      </w:r>
      <w:r>
        <w:rPr>
          <w:rFonts w:ascii="Arial" w:hAnsi="Arial" w:cs="Arial"/>
        </w:rPr>
        <w:t xml:space="preserve">sont plus favorables. </w:t>
      </w:r>
      <w:r w:rsidRPr="001B2A32">
        <w:rPr>
          <w:rFonts w:ascii="Arial" w:hAnsi="Arial" w:cs="Arial"/>
        </w:rPr>
        <w:t>L</w:t>
      </w:r>
      <w:r>
        <w:rPr>
          <w:rFonts w:ascii="Arial" w:hAnsi="Arial" w:cs="Arial"/>
        </w:rPr>
        <w:t>es chiroptères</w:t>
      </w:r>
      <w:r w:rsidRPr="001B2A32">
        <w:rPr>
          <w:rFonts w:ascii="Arial" w:hAnsi="Arial" w:cs="Arial"/>
        </w:rPr>
        <w:t xml:space="preserve">, </w:t>
      </w:r>
      <w:r>
        <w:rPr>
          <w:rFonts w:ascii="Arial" w:hAnsi="Arial" w:cs="Arial"/>
        </w:rPr>
        <w:t>comme tous les mammifères</w:t>
      </w:r>
      <w:r w:rsidRPr="001B2A32">
        <w:rPr>
          <w:rFonts w:ascii="Arial" w:hAnsi="Arial" w:cs="Arial"/>
        </w:rPr>
        <w:t>,</w:t>
      </w:r>
      <w:r>
        <w:rPr>
          <w:rFonts w:ascii="Arial" w:hAnsi="Arial" w:cs="Arial"/>
        </w:rPr>
        <w:t xml:space="preserve"> sont des endothermes</w:t>
      </w:r>
      <w:r w:rsidRPr="001B2A32">
        <w:rPr>
          <w:rFonts w:ascii="Arial" w:hAnsi="Arial" w:cs="Arial"/>
        </w:rPr>
        <w:t>, c</w:t>
      </w:r>
      <w:r>
        <w:rPr>
          <w:rFonts w:ascii="Arial" w:hAnsi="Arial" w:cs="Arial"/>
        </w:rPr>
        <w:t>’est-à-dire qu’elles ont la capacité de produire de la chaleur pour maintenir leur température corporelle</w:t>
      </w:r>
      <w:r w:rsidRPr="001B2A32">
        <w:rPr>
          <w:rFonts w:ascii="Arial" w:hAnsi="Arial" w:cs="Arial"/>
        </w:rPr>
        <w:t xml:space="preserve"> </w:t>
      </w:r>
      <w:r>
        <w:rPr>
          <w:rFonts w:ascii="Arial" w:hAnsi="Arial" w:cs="Arial"/>
        </w:rPr>
        <w:t xml:space="preserve">(généralement à 39°C en activité) </w:t>
      </w:r>
      <w:del w:id="47" w:author="ylebras" w:date="2019-09-06T15:16:00Z">
        <w:r>
          <w:rPr>
            <w:rFonts w:ascii="Arial" w:hAnsi="Arial" w:cs="Arial"/>
          </w:rPr>
          <w:delText xml:space="preserve"> </w:delText>
        </w:r>
      </w:del>
      <w:r>
        <w:rPr>
          <w:rFonts w:ascii="Arial" w:hAnsi="Arial" w:cs="Arial"/>
        </w:rPr>
        <w:t xml:space="preserve">au-dessus de </w:t>
      </w:r>
      <w:r w:rsidRPr="001B2A32">
        <w:rPr>
          <w:rFonts w:ascii="Arial" w:hAnsi="Arial" w:cs="Arial"/>
        </w:rPr>
        <w:t xml:space="preserve">la température </w:t>
      </w:r>
      <w:r>
        <w:rPr>
          <w:rFonts w:ascii="Arial" w:hAnsi="Arial" w:cs="Arial"/>
        </w:rPr>
        <w:t xml:space="preserve">ambiante </w:t>
      </w:r>
      <w:r>
        <w:rPr>
          <w:rFonts w:ascii="Arial" w:hAnsi="Arial" w:cs="Arial"/>
        </w:rPr>
        <w:fldChar w:fldCharType="begin"/>
      </w:r>
      <w:r>
        <w:rPr>
          <w:rFonts w:ascii="Arial" w:hAnsi="Arial" w:cs="Arial"/>
        </w:rPr>
        <w:instrText xml:space="preserve"> ADDIN ZOTERO_ITEM CSL_CITATION {"citationID":"IccpEJsS","properties":{"formattedCitation":"(Arthur et Lemaire 2015)","plainCitation":"(Arthur et Lemaire 2015)","noteIndex":0},"citationItems":[{"id":88,"uris":["http://zotero.org/users/local/YDB3GLjc/items/TR2395F7"],"uri":["http://zotero.org/users/local/YDB3GLjc/items/TR2395F7"],"itemData":{"id":88,"type":"book","title":"Les chauves-souris de France, Belgique, Luxembourg et Suisse","publisher":"Biotope ; Museum national d'Histoire Naturelle","publisher-place":"Mèze; Paris","source":"Open WorldCat","event-place":"Mèze; Paris","abstract":"Cette nouvelle édition a fait l'objet d'une mise à jour complète des données. De nombreuses informations issues d'observations récentes ont été ajoutées et les cartes de répartition ont été actualisées par un réseau de chiroptérologues de l'ensemble de la zone couverte par l'ouvrage. De nouvelles photographies illustrent à merveilles l'ouvrage. Avec ce livre, Laurent Arthur et Michèle Lemaire, deux des meilleurs spécialistes français des chiroptères, synthétisent l'ensemble des connaissances nouvellement acquises sur les chauves-souris en Europe. 34 espèces de France, Belgique, Luxembourg et Suisse y font l'objet de monographies détaillées avec cartes de répartition, sonogrammes, etc. Le lecteur trouvera également dans l'ouvrage des chapitres sur les chauvessouris dans le règne animal, leurs rapports avec l'homme, l'écologie, etc. ainsi que des clés d'identification basées sur la morphologie et sur l'acoustique. (www.decitre.fr).","ISBN":"978-2-36662-139-6","note":"OCLC: 910993063","language":"French","author":[{"family":"Arthur","given":"Laurent"},{"family":"Lemaire","given":"Michèle"}],"issued":{"date-parts":[["2015"]]}}}],"schema":"https://github.com/citation-style-language/schema/raw/master/csl-citation.json"} </w:instrText>
      </w:r>
      <w:r>
        <w:rPr>
          <w:rFonts w:ascii="Arial" w:hAnsi="Arial" w:cs="Arial"/>
        </w:rPr>
        <w:fldChar w:fldCharType="separate"/>
      </w:r>
      <w:r>
        <w:rPr>
          <w:rFonts w:ascii="Arial" w:hAnsi="Arial" w:cs="Arial"/>
        </w:rPr>
        <w:t>(Arthur et Lemaire 2015)</w:t>
      </w:r>
      <w:r>
        <w:rPr>
          <w:rFonts w:ascii="Arial" w:hAnsi="Arial" w:cs="Arial"/>
        </w:rPr>
        <w:fldChar w:fldCharType="end"/>
      </w:r>
      <w:r>
        <w:rPr>
          <w:rFonts w:ascii="Arial" w:hAnsi="Arial" w:cs="Arial"/>
        </w:rPr>
        <w:t xml:space="preserve">. </w:t>
      </w:r>
      <w:r w:rsidRPr="001B2A32">
        <w:rPr>
          <w:rFonts w:ascii="Arial" w:hAnsi="Arial" w:cs="Arial"/>
        </w:rPr>
        <w:t>Ce processus métabolique</w:t>
      </w:r>
      <w:r>
        <w:rPr>
          <w:rFonts w:ascii="Arial" w:hAnsi="Arial" w:cs="Arial"/>
        </w:rPr>
        <w:t xml:space="preserve"> consomme beaucoup d’énergie</w:t>
      </w:r>
      <w:r w:rsidRPr="001B2A32">
        <w:rPr>
          <w:rFonts w:ascii="Arial" w:hAnsi="Arial" w:cs="Arial"/>
        </w:rPr>
        <w:t xml:space="preserve"> et</w:t>
      </w:r>
      <w:r>
        <w:rPr>
          <w:rFonts w:ascii="Arial" w:hAnsi="Arial" w:cs="Arial"/>
        </w:rPr>
        <w:t xml:space="preserve"> </w:t>
      </w:r>
      <w:r w:rsidRPr="001B2A32">
        <w:rPr>
          <w:rFonts w:ascii="Arial" w:hAnsi="Arial" w:cs="Arial"/>
        </w:rPr>
        <w:t xml:space="preserve">les chauves-souris </w:t>
      </w:r>
      <w:r>
        <w:rPr>
          <w:rFonts w:ascii="Arial" w:hAnsi="Arial" w:cs="Arial"/>
        </w:rPr>
        <w:t>ont aussi développé, au cours de leur évolution</w:t>
      </w:r>
      <w:r w:rsidRPr="001B2A32">
        <w:rPr>
          <w:rFonts w:ascii="Arial" w:hAnsi="Arial" w:cs="Arial"/>
        </w:rPr>
        <w:t>,</w:t>
      </w:r>
      <w:r>
        <w:rPr>
          <w:rFonts w:ascii="Arial" w:hAnsi="Arial" w:cs="Arial"/>
        </w:rPr>
        <w:t xml:space="preserve"> la capacité à changer de régime et devenir des hétérothermes en ralentissant leur métabolisme.</w:t>
      </w:r>
    </w:p>
    <w:p w14:paraId="23F58D9F" w14:textId="77777777" w:rsidR="006A1AA6" w:rsidRDefault="000A249A">
      <w:pPr>
        <w:pStyle w:val="Default"/>
        <w:ind w:left="1070"/>
        <w:jc w:val="both"/>
        <w:rPr>
          <w:rFonts w:ascii="Arial" w:hAnsi="Arial" w:cs="Arial"/>
        </w:rPr>
      </w:pPr>
      <w:r>
        <w:rPr>
          <w:rFonts w:ascii="Arial" w:hAnsi="Arial" w:cs="Arial"/>
          <w:noProof/>
        </w:rPr>
        <mc:AlternateContent>
          <mc:Choice Requires="wpg">
            <w:drawing>
              <wp:inline distT="0" distB="0" distL="0" distR="0" wp14:anchorId="77235D5A" wp14:editId="22C142E7">
                <wp:extent cx="4770755" cy="3878580"/>
                <wp:effectExtent l="0" t="0" r="10795" b="7620"/>
                <wp:docPr id="15" name="Groupe 15"/>
                <wp:cNvGraphicFramePr/>
                <a:graphic xmlns:a="http://schemas.openxmlformats.org/drawingml/2006/main">
                  <a:graphicData uri="http://schemas.microsoft.com/office/word/2010/wordprocessingGroup">
                    <wpg:wgp>
                      <wpg:cNvGrpSpPr/>
                      <wpg:grpSpPr>
                        <a:xfrm>
                          <a:off x="0" y="0"/>
                          <a:ext cx="4770755" cy="3878581"/>
                          <a:chOff x="-11946" y="28949"/>
                          <a:chExt cx="4096757" cy="3546909"/>
                        </a:xfrm>
                      </wpg:grpSpPr>
                      <wps:wsp>
                        <wps:cNvPr id="13" name="Zone de texte 13"/>
                        <wps:cNvSpPr txBox="1"/>
                        <wps:spPr>
                          <a:xfrm>
                            <a:off x="-11946" y="2969608"/>
                            <a:ext cx="4096757" cy="606250"/>
                          </a:xfrm>
                          <a:prstGeom prst="rect">
                            <a:avLst/>
                          </a:prstGeom>
                          <a:solidFill>
                            <a:prstClr val="white"/>
                          </a:solidFill>
                          <a:ln>
                            <a:noFill/>
                          </a:ln>
                        </wps:spPr>
                        <wps:txbx>
                          <w:txbxContent>
                            <w:p w14:paraId="36CAA809" w14:textId="1E1E86F7" w:rsidR="00CC6269" w:rsidRDefault="00CC6269">
                              <w:pPr>
                                <w:pStyle w:val="Lgende"/>
                                <w:spacing w:before="0" w:after="0"/>
                                <w:rPr>
                                  <w:rFonts w:ascii="Arial" w:hAnsi="Arial" w:cs="Arial"/>
                                </w:rPr>
                              </w:pPr>
                              <w:bookmarkStart w:id="48" w:name="_Toc18874314"/>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noProof/>
                                </w:rPr>
                                <w:t>2</w:t>
                              </w:r>
                              <w:r>
                                <w:rPr>
                                  <w:rFonts w:ascii="Arial" w:hAnsi="Arial" w:cs="Arial"/>
                                </w:rPr>
                                <w:fldChar w:fldCharType="end"/>
                              </w:r>
                              <w:r>
                                <w:rPr>
                                  <w:rFonts w:ascii="Arial" w:hAnsi="Arial" w:cs="Arial"/>
                                </w:rPr>
                                <w:t>: cycle de vie annuelle des chiroptères</w:t>
                              </w:r>
                              <w:bookmarkEnd w:id="48"/>
                            </w:p>
                            <w:p w14:paraId="179D4168" w14:textId="77777777" w:rsidR="00CC6269" w:rsidRDefault="00CC6269">
                              <w:pPr>
                                <w:pStyle w:val="Lgende"/>
                                <w:spacing w:before="0" w:after="0"/>
                                <w:jc w:val="left"/>
                                <w:rPr>
                                  <w:rFonts w:ascii="Arial" w:hAnsi="Arial" w:cs="Arial"/>
                                </w:rPr>
                              </w:pPr>
                              <w:r>
                                <w:rPr>
                                  <w:rFonts w:ascii="Arial" w:hAnsi="Arial" w:cs="Arial"/>
                                </w:rPr>
                                <w:t>source: http://www.lpotouraine.fr/chauves-souris/cycle-biologique)</w:t>
                              </w:r>
                            </w:p>
                          </w:txbxContent>
                        </wps:txbx>
                        <wps:bodyPr rot="0" spcFirstLastPara="0" vertOverflow="overflow" horzOverflow="overflow" vert="horz" wrap="square" lIns="0" tIns="0" rIns="0" bIns="0" numCol="1" spcCol="0" rtlCol="0" fromWordArt="0" anchor="t" anchorCtr="0" forceAA="0" compatLnSpc="1">
                          <a:noAutofit/>
                        </wps:bodyPr>
                      </wps:wsp>
                      <pic:pic xmlns:pic="http://schemas.openxmlformats.org/drawingml/2006/picture">
                        <pic:nvPicPr>
                          <pic:cNvPr id="10" name="Image 1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483177" y="28949"/>
                            <a:ext cx="2848045" cy="2913366"/>
                          </a:xfrm>
                          <a:prstGeom prst="rect">
                            <a:avLst/>
                          </a:prstGeom>
                          <a:noFill/>
                          <a:ln>
                            <a:noFill/>
                          </a:ln>
                        </pic:spPr>
                      </pic:pic>
                    </wpg:wgp>
                  </a:graphicData>
                </a:graphic>
              </wp:inline>
            </w:drawing>
          </mc:Choice>
          <mc:Fallback>
            <w:pict>
              <v:group w14:anchorId="77235D5A" id="Groupe 15" o:spid="_x0000_s1026" style="width:375.65pt;height:305.4pt;mso-position-horizontal-relative:char;mso-position-vertical-relative:line" coordorigin="-119,289" coordsize="40967,35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">
                <v:shapetype id="_x0000_t202" coordsize="21600,21600" o:spt="202" path="m,l,21600r21600,l21600,xe">
                  <v:stroke joinstyle="miter"/>
                  <v:path gradientshapeok="t" o:connecttype="rect"/>
                </v:shapetype>
                <v:shape id="Zone de texte 13" o:spid="_x0000_s1027" type="#_x0000_t202" style="position:absolute;left:-119;top:29696;width:40967;height:6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14:paraId="36CAA809" w14:textId="1E1E86F7" w:rsidR="00CC6269" w:rsidRDefault="00CC6269">
                        <w:pPr>
                          <w:pStyle w:val="Lgende"/>
                          <w:spacing w:before="0" w:after="0"/>
                          <w:rPr>
                            <w:rFonts w:ascii="Arial" w:hAnsi="Arial" w:cs="Arial"/>
                          </w:rPr>
                        </w:pPr>
                        <w:bookmarkStart w:id="49" w:name="_Toc18874314"/>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Pr>
                            <w:rFonts w:ascii="Arial" w:hAnsi="Arial" w:cs="Arial"/>
                            <w:noProof/>
                          </w:rPr>
                          <w:t>2</w:t>
                        </w:r>
                        <w:r>
                          <w:rPr>
                            <w:rFonts w:ascii="Arial" w:hAnsi="Arial" w:cs="Arial"/>
                          </w:rPr>
                          <w:fldChar w:fldCharType="end"/>
                        </w:r>
                        <w:r>
                          <w:rPr>
                            <w:rFonts w:ascii="Arial" w:hAnsi="Arial" w:cs="Arial"/>
                          </w:rPr>
                          <w:t>: cycle de vie annuelle des chiroptères</w:t>
                        </w:r>
                        <w:bookmarkEnd w:id="49"/>
                      </w:p>
                      <w:p w14:paraId="179D4168" w14:textId="77777777" w:rsidR="00CC6269" w:rsidRDefault="00CC6269">
                        <w:pPr>
                          <w:pStyle w:val="Lgende"/>
                          <w:spacing w:before="0" w:after="0"/>
                          <w:jc w:val="left"/>
                          <w:rPr>
                            <w:rFonts w:ascii="Arial" w:hAnsi="Arial" w:cs="Arial"/>
                          </w:rPr>
                        </w:pPr>
                        <w:r>
                          <w:rPr>
                            <w:rFonts w:ascii="Arial" w:hAnsi="Arial" w:cs="Arial"/>
                          </w:rPr>
                          <w:t>source: http://www.lpotouraine.fr/chauves-souris/cycle-biologique)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8" type="#_x0000_t75" style="position:absolute;left:4831;top:289;width:28481;height:29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fC/bFAAAA2wAAAA8AAABkcnMvZG93bnJldi54bWxEj0FvwjAMhe9I+w+RkXaDFA4b6whoGkKA&#10;eoJN29VqvLaicUoTSuHXzwckbrbe83uf58ve1aqjNlSeDUzGCSji3NuKCwPfX+vRDFSIyBZrz2Tg&#10;SgGWi6fBHFPrL7yn7hALJSEcUjRQxtikWoe8JIdh7Bti0f586zDK2hbatniRcFfraZK8aIcVS0OJ&#10;DX2WlB8PZ2egu2bH22399rMvVjq87k7Z5vybGfM87D/eQUXq48N8v95awRd6+UUG0I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Hwv2xQAAANsAAAAPAAAAAAAAAAAAAAAA&#10;AJ8CAABkcnMvZG93bnJldi54bWxQSwUGAAAAAAQABAD3AAAAkQMAAAAA&#10;">
                  <v:imagedata r:id="rId21" o:title=""/>
                  <v:path arrowok="t"/>
                </v:shape>
                <w10:anchorlock/>
              </v:group>
            </w:pict>
          </mc:Fallback>
        </mc:AlternateContent>
      </w:r>
    </w:p>
    <w:p w14:paraId="06E2E7FC" w14:textId="02FBB1EA" w:rsidR="006A1AA6" w:rsidRDefault="000A249A">
      <w:pPr>
        <w:pStyle w:val="Default"/>
        <w:ind w:left="1070"/>
        <w:jc w:val="both"/>
        <w:rPr>
          <w:rFonts w:ascii="Arial" w:hAnsi="Arial" w:cs="Arial"/>
        </w:rPr>
      </w:pPr>
      <w:r>
        <w:rPr>
          <w:rFonts w:ascii="Arial" w:hAnsi="Arial" w:cs="Arial"/>
        </w:rPr>
        <w:t xml:space="preserve">En outre, comme le métabolisme, le régime alimentaire et la morphologie diffèrent d’une espèce à l’autre </w:t>
      </w:r>
      <w:r>
        <w:rPr>
          <w:rFonts w:ascii="Arial" w:hAnsi="Arial" w:cs="Arial"/>
        </w:rPr>
        <w:fldChar w:fldCharType="begin"/>
      </w:r>
      <w:r>
        <w:rPr>
          <w:rFonts w:ascii="Arial" w:hAnsi="Arial" w:cs="Arial"/>
        </w:rPr>
        <w:instrText xml:space="preserve"> ADDIN ZOTERO_ITEM CSL_CITATION {"citationID":"A61DDC5j","properties":{"formattedCitation":"(Arthur et Lemaire 2015)","plainCitation":"(Arthur et Lemaire 2015)","noteIndex":0},"citationItems":[{"id":88,"uris":["http://zotero.org/users/local/YDB3GLjc/items/TR2395F7"],"uri":["http://zotero.org/users/local/YDB3GLjc/items/TR2395F7"],"itemData":{"id":88,"type":"book","title":"Les chauves-souris de France, Belgique, Luxembourg et Suisse","publisher":"Biotope ; Museum national d'Histoire Naturelle","publisher-place":"Mèze; Paris","source":"Open WorldCat","event-place":"Mèze; Paris","abstract":"Cette nouvelle édition a fait l'objet d'une mise à jour complète des données. De nombreuses informations issues d'observations récentes ont été ajoutées et les cartes de répartition ont été actualisées par un réseau de chiroptérologues de l'ensemble de la zone couverte par l'ouvrage. De nouvelles photographies illustrent à merveilles l'ouvrage. Avec ce livre, Laurent Arthur et Michèle Lemaire, deux des meilleurs spécialistes français des chiroptères, synthétisent l'ensemble des connaissances nouvellement acquises sur les chauves-souris en Europe. 34 espèces de France, Belgique, Luxembourg et Suisse y font l'objet de monographies détaillées avec cartes de répartition, sonogrammes, etc. Le lecteur trouvera également dans l'ouvrage des chapitres sur les chauvessouris dans le règne animal, leurs rapports avec l'homme, l'écologie, etc. ainsi que des clés d'identification basées sur la morphologie et sur l'acoustique. (www.decitre.fr).","ISBN":"978-2-36662-139-6","note":"OCLC: 910993063","language":"French","author":[{"family":"Arthur","given":"Laurent"},{"family":"Lemaire","given":"Michèle"}],"issued":{"date-parts":[["2015"]]}}}],"schema":"https://github.com/citation-style-language/schema/raw/master/csl-citation.json"} </w:instrText>
      </w:r>
      <w:r>
        <w:rPr>
          <w:rFonts w:ascii="Arial" w:hAnsi="Arial" w:cs="Arial"/>
        </w:rPr>
        <w:fldChar w:fldCharType="separate"/>
      </w:r>
      <w:r>
        <w:rPr>
          <w:rFonts w:ascii="Arial" w:hAnsi="Arial" w:cs="Arial"/>
        </w:rPr>
        <w:t>(Arthur et Lemaire 2015)</w:t>
      </w:r>
      <w:r>
        <w:rPr>
          <w:rFonts w:ascii="Arial" w:hAnsi="Arial" w:cs="Arial"/>
        </w:rPr>
        <w:fldChar w:fldCharType="end"/>
      </w:r>
      <w:r>
        <w:rPr>
          <w:rFonts w:ascii="Arial" w:hAnsi="Arial" w:cs="Arial"/>
        </w:rPr>
        <w:t xml:space="preserve"> il n’est pas étonnant de constater des différences entre les espèces quant à leur condition d’hibernation et plus généralement à leurs réactions face au conditions météorologiques. Par exemple, il faut un hiver rude pour qu’une espèce robuste et de grande taille comme </w:t>
      </w:r>
      <w:r>
        <w:rPr>
          <w:rFonts w:ascii="Arial" w:hAnsi="Arial" w:cs="Arial"/>
          <w:i/>
          <w:iCs/>
        </w:rPr>
        <w:t>Tadarida teniotis</w:t>
      </w:r>
      <w:r>
        <w:rPr>
          <w:rFonts w:ascii="Arial" w:hAnsi="Arial" w:cs="Arial"/>
        </w:rPr>
        <w:t xml:space="preserve"> (Molosse de Cestoni) hiberne, sinon elle reste en activité toute l’année même si la température ambiante est à 0°C. Et il faudrait une tempête ou un froid avec des température inférieur à 6°C pour qu’elle arrête de chasser pour s’abriter</w:t>
      </w:r>
      <w:ins w:id="50" w:author="ylebras" w:date="2019-09-06T15:21:00Z">
        <w:r w:rsidRPr="00C369D1">
          <w:rPr>
            <w:rFonts w:ascii="Arial" w:hAnsi="Arial" w:cs="Arial"/>
          </w:rPr>
          <w:t xml:space="preserve"> </w:t>
        </w:r>
      </w:ins>
      <w:r>
        <w:rPr>
          <w:rFonts w:ascii="Arial" w:hAnsi="Arial" w:cs="Arial"/>
        </w:rPr>
        <w:fldChar w:fldCharType="begin"/>
      </w:r>
      <w:r>
        <w:rPr>
          <w:rFonts w:ascii="Arial" w:hAnsi="Arial" w:cs="Arial"/>
        </w:rPr>
        <w:instrText xml:space="preserve"> ADDIN ZOTERO_ITEM CSL_CITATION {"citationID":"Q6jPMvIa","properties":{"formattedCitation":"(Arthur et Lemaire 2015)","plainCitation":"(Arthur et Lemaire 2015)","noteIndex":0},"citationItems":[{"id":88,"uris":["http://zotero.org/users/local/YDB3GLjc/items/TR2395F7"],"uri":["http://zotero.org/users/local/YDB3GLjc/items/TR2395F7"],"itemData":{"id":88,"type":"book","title":"Les chauves-souris de France, Belgique, Luxembourg et Suisse","publisher":"Biotope ; Museum national d'Histoire Naturelle","publisher-place":"Mèze; Paris","source":"Open WorldCat","event-place":"Mèze; Paris","abstract":"Cette nouvelle édition a fait l'objet d'une mise à jour complète des données. De nombreuses informations issues d'observations récentes ont été ajoutées et les cartes de répartition ont été actualisées par un réseau de chiroptérologues de l'ensemble de la zone couverte par l'ouvrage. De nouvelles photographies illustrent à merveilles l'ouvrage. Avec ce livre, Laurent Arthur et Michèle Lemaire, deux des meilleurs spécialistes français des chiroptères, synthétisent l'ensemble des connaissances nouvellement acquises sur les chauves-souris en Europe. 34 espèces de France, Belgique, Luxembourg et Suisse y font l'objet de monographies détaillées avec cartes de répartition, sonogrammes, etc. Le lecteur trouvera également dans l'ouvrage des chapitres sur les chauvessouris dans le règne animal, leurs rapports avec l'homme, l'écologie, etc. ainsi que des clés d'identification basées sur la morphologie et sur l'acoustique. (www.decitre.fr).","ISBN":"978-2-36662-139-6","note":"OCLC: 910993063","language":"French","author":[{"family":"Arthur","given":"Laurent"},{"family":"Lemaire","given":"Michèle"}],"issued":{"date-parts":[["2015"]]}}}],"schema":"https://github.com/citation-style-language/schema/raw/master/csl-citation.json"} </w:instrText>
      </w:r>
      <w:r>
        <w:rPr>
          <w:rFonts w:ascii="Arial" w:hAnsi="Arial" w:cs="Arial"/>
        </w:rPr>
        <w:fldChar w:fldCharType="separate"/>
      </w:r>
      <w:r>
        <w:rPr>
          <w:rFonts w:ascii="Arial" w:hAnsi="Arial" w:cs="Arial"/>
        </w:rPr>
        <w:t>(Arthur et Lemaire 2015)</w:t>
      </w:r>
      <w:r>
        <w:rPr>
          <w:rFonts w:ascii="Arial" w:hAnsi="Arial" w:cs="Arial"/>
        </w:rPr>
        <w:fldChar w:fldCharType="end"/>
      </w:r>
      <w:r>
        <w:rPr>
          <w:rFonts w:ascii="Arial" w:hAnsi="Arial" w:cs="Arial"/>
        </w:rPr>
        <w:t xml:space="preserve">. </w:t>
      </w:r>
      <w:r w:rsidRPr="00C369D1">
        <w:rPr>
          <w:rFonts w:ascii="Arial" w:hAnsi="Arial" w:cs="Arial"/>
        </w:rPr>
        <w:t xml:space="preserve">A l’inverse, </w:t>
      </w:r>
      <w:r>
        <w:rPr>
          <w:rFonts w:ascii="Arial" w:hAnsi="Arial" w:cs="Arial"/>
        </w:rPr>
        <w:t xml:space="preserve">une espèce de taille moyenne avec des ailes longues et fines comme </w:t>
      </w:r>
      <w:r>
        <w:rPr>
          <w:rFonts w:ascii="Arial" w:hAnsi="Arial" w:cs="Arial"/>
          <w:i/>
          <w:iCs/>
        </w:rPr>
        <w:t>Miniopterus schreibersii</w:t>
      </w:r>
      <w:r>
        <w:rPr>
          <w:rFonts w:ascii="Arial" w:hAnsi="Arial" w:cs="Arial"/>
        </w:rPr>
        <w:t xml:space="preserve"> sera moins résistante</w:t>
      </w:r>
      <w:r w:rsidRPr="00C369D1">
        <w:rPr>
          <w:rFonts w:ascii="Arial" w:hAnsi="Arial" w:cs="Arial"/>
        </w:rPr>
        <w:t xml:space="preserve"> face aux faibles températures</w:t>
      </w:r>
      <w:r>
        <w:rPr>
          <w:rFonts w:ascii="Arial" w:hAnsi="Arial" w:cs="Arial"/>
        </w:rPr>
        <w:t>. Ainsi, les facteurs météorologiques sont des facteurs qui influence</w:t>
      </w:r>
      <w:r w:rsidRPr="00C369D1">
        <w:rPr>
          <w:rFonts w:ascii="Arial" w:hAnsi="Arial" w:cs="Arial"/>
        </w:rPr>
        <w:t>nt</w:t>
      </w:r>
      <w:r>
        <w:rPr>
          <w:rFonts w:ascii="Arial" w:hAnsi="Arial" w:cs="Arial"/>
        </w:rPr>
        <w:t xml:space="preserve"> l’activité des chiroptères d’où leur importance pour la modélisation de leur activité.</w:t>
      </w:r>
    </w:p>
    <w:p w14:paraId="49EA60AC" w14:textId="327F95CC" w:rsidR="006A1AA6" w:rsidRDefault="000A249A">
      <w:pPr>
        <w:pStyle w:val="Default"/>
        <w:ind w:left="1070"/>
        <w:jc w:val="both"/>
        <w:rPr>
          <w:rFonts w:ascii="Arial" w:hAnsi="Arial" w:cs="Arial"/>
        </w:rPr>
      </w:pPr>
      <w:r>
        <w:rPr>
          <w:rFonts w:ascii="Arial" w:hAnsi="Arial" w:cs="Arial"/>
        </w:rPr>
        <w:lastRenderedPageBreak/>
        <w:t xml:space="preserve">L’une </w:t>
      </w:r>
      <w:r w:rsidR="00C369D1">
        <w:rPr>
          <w:rFonts w:ascii="Arial" w:hAnsi="Arial" w:cs="Arial"/>
        </w:rPr>
        <w:t>des solutions</w:t>
      </w:r>
      <w:r>
        <w:rPr>
          <w:rFonts w:ascii="Arial" w:hAnsi="Arial" w:cs="Arial"/>
        </w:rPr>
        <w:t xml:space="preserve"> les plus abouties en la matière </w:t>
      </w:r>
      <w:r w:rsidR="00C369D1">
        <w:rPr>
          <w:rFonts w:ascii="Arial" w:hAnsi="Arial" w:cs="Arial"/>
        </w:rPr>
        <w:t>est «</w:t>
      </w:r>
      <w:r>
        <w:rPr>
          <w:rFonts w:ascii="Arial" w:hAnsi="Arial" w:cs="Arial"/>
        </w:rPr>
        <w:t> Probat »</w:t>
      </w:r>
      <w:r w:rsidRPr="00C369D1">
        <w:rPr>
          <w:rFonts w:ascii="Arial" w:hAnsi="Arial" w:cs="Arial"/>
        </w:rPr>
        <w:t xml:space="preserve">. Cet outil </w:t>
      </w:r>
      <w:del w:id="51" w:author="ylebras" w:date="2019-09-06T15:25:00Z">
        <w:r>
          <w:rPr>
            <w:rFonts w:ascii="Arial" w:hAnsi="Arial" w:cs="Arial"/>
          </w:rPr>
          <w:delText xml:space="preserve"> </w:delText>
        </w:r>
      </w:del>
      <w:r>
        <w:rPr>
          <w:rFonts w:ascii="Arial" w:hAnsi="Arial" w:cs="Arial"/>
        </w:rPr>
        <w:t xml:space="preserve">qui a été développée en Allemagne par des équipes de chercheurs de l’université d’Hanovre et d’Erlangen et des chercheurs statisticiens de « oikostat GmbH » </w:t>
      </w:r>
      <w:r w:rsidRPr="00C369D1">
        <w:rPr>
          <w:rFonts w:ascii="Arial" w:hAnsi="Arial" w:cs="Arial"/>
        </w:rPr>
        <w:t xml:space="preserve">s’appuit sur une large quantité de données collectées spécifiquement </w:t>
      </w:r>
      <w:r>
        <w:rPr>
          <w:rFonts w:ascii="Arial" w:hAnsi="Arial" w:cs="Arial"/>
        </w:rPr>
        <w:t>dans le cadre des projets RENEBAT financé</w:t>
      </w:r>
      <w:r w:rsidRPr="00C369D1">
        <w:rPr>
          <w:rFonts w:ascii="Arial" w:hAnsi="Arial" w:cs="Arial"/>
        </w:rPr>
        <w:t>s</w:t>
      </w:r>
      <w:r>
        <w:rPr>
          <w:rFonts w:ascii="Arial" w:hAnsi="Arial" w:cs="Arial"/>
        </w:rPr>
        <w:t xml:space="preserve"> par le</w:t>
      </w:r>
      <w:ins w:id="52" w:author="ylebras" w:date="2019-09-06T15:26:00Z">
        <w:r w:rsidRPr="00C369D1">
          <w:rPr>
            <w:rFonts w:ascii="Arial" w:hAnsi="Arial" w:cs="Arial"/>
          </w:rPr>
          <w:t xml:space="preserve"> </w:t>
        </w:r>
      </w:ins>
      <w:del w:id="53" w:author="ylebras" w:date="2019-09-06T15:26:00Z">
        <w:r>
          <w:rPr>
            <w:rFonts w:ascii="Arial" w:hAnsi="Arial" w:cs="Arial"/>
          </w:rPr>
          <w:delText xml:space="preserve">   </w:delText>
        </w:r>
      </w:del>
      <w:r>
        <w:rPr>
          <w:rFonts w:ascii="Arial" w:hAnsi="Arial" w:cs="Arial"/>
        </w:rPr>
        <w:t>Ministère fédéral</w:t>
      </w:r>
      <w:r>
        <w:rPr>
          <w:rFonts w:ascii="Arial" w:hAnsi="Arial" w:cs="Arial"/>
          <w:sz w:val="22"/>
          <w:szCs w:val="22"/>
        </w:rPr>
        <w:t xml:space="preserve"> </w:t>
      </w:r>
      <w:r>
        <w:rPr>
          <w:rFonts w:ascii="Arial" w:hAnsi="Arial" w:cs="Arial"/>
        </w:rPr>
        <w:t xml:space="preserve">allemand de l’environnement et de l’équipement </w:t>
      </w:r>
      <w:r>
        <w:rPr>
          <w:rFonts w:ascii="Arial" w:hAnsi="Arial" w:cs="Arial"/>
        </w:rPr>
        <w:fldChar w:fldCharType="begin"/>
      </w:r>
      <w:r>
        <w:rPr>
          <w:rFonts w:ascii="Arial" w:hAnsi="Arial" w:cs="Arial"/>
        </w:rPr>
        <w:instrText xml:space="preserve"> ADDIN ZOTERO_ITEM CSL_CITATION {"citationID":"BNM3a85u","properties":{"formattedCitation":"(Korner-Nievergelt et al. 2013)","plainCitation":"(Korner-Nievergelt et al. 2013)","noteIndex":0},"citationItems":[{"id":77,"uris":["http://zotero.org/users/local/YDB3GLjc/items/BNSGRWTP"],"uri":["http://zotero.org/users/local/YDB3GLjc/items/BNSGRWTP"],"itemData":{"id":77,"type":"article-journal","title":"Estimating Bat and Bird Mortality Occurring at Wind Energy Turbines from Covariates and Carcass Searches Using Mixture Models","container-title":"PLoS ONE","page":"e67997","volume":"8","issue":"7","source":"Crossref","DOI":"10.1371/journal.pone.0067997","ISSN":"1932-6203","language":"en","author":[{"family":"Korner-Nievergelt","given":"Fränzi"},{"family":"Brinkmann","given":"Robert"},{"family":"Niermann","given":"Ivo"},{"family":"Behr","given":"Oliver"}],"editor":[{"family":"Brigham","given":"R. Mark"}],"issued":{"date-parts":[["2013",7,3]]}}}],"schema":"https://github.com/citation-style-language/schema/raw/master/csl-citation.json"} </w:instrText>
      </w:r>
      <w:r>
        <w:rPr>
          <w:rFonts w:ascii="Arial" w:hAnsi="Arial" w:cs="Arial"/>
        </w:rPr>
        <w:fldChar w:fldCharType="separate"/>
      </w:r>
      <w:r>
        <w:rPr>
          <w:rFonts w:ascii="Arial" w:hAnsi="Arial" w:cs="Arial"/>
        </w:rPr>
        <w:t>(Korner-Nievergelt et al. 2013)</w:t>
      </w:r>
      <w:r>
        <w:rPr>
          <w:rFonts w:ascii="Arial" w:hAnsi="Arial" w:cs="Arial"/>
        </w:rPr>
        <w:fldChar w:fldCharType="end"/>
      </w:r>
      <w:r>
        <w:rPr>
          <w:rFonts w:ascii="Arial" w:hAnsi="Arial" w:cs="Arial"/>
        </w:rPr>
        <w:t xml:space="preserve">. </w:t>
      </w:r>
    </w:p>
    <w:p w14:paraId="3F8B942E" w14:textId="4D9703FD" w:rsidR="006A1AA6" w:rsidRDefault="00DB5B93">
      <w:pPr>
        <w:pStyle w:val="Default"/>
        <w:jc w:val="both"/>
        <w:rPr>
          <w:rFonts w:ascii="Arial" w:hAnsi="Arial" w:cs="Arial"/>
        </w:rPr>
      </w:pPr>
      <w:r>
        <w:rPr>
          <w:rFonts w:ascii="Arial" w:hAnsi="Arial" w:cs="Arial"/>
        </w:rPr>
        <w:t xml:space="preserve">Certes, les </w:t>
      </w:r>
      <w:r w:rsidR="000A249A">
        <w:rPr>
          <w:rFonts w:ascii="Arial" w:hAnsi="Arial" w:cs="Arial"/>
        </w:rPr>
        <w:t>solutions développ</w:t>
      </w:r>
      <w:r w:rsidR="000A249A" w:rsidRPr="00C369D1">
        <w:rPr>
          <w:rFonts w:ascii="Arial" w:hAnsi="Arial" w:cs="Arial"/>
        </w:rPr>
        <w:t>ées</w:t>
      </w:r>
      <w:r w:rsidR="000A249A">
        <w:rPr>
          <w:rFonts w:ascii="Arial" w:hAnsi="Arial" w:cs="Arial"/>
        </w:rPr>
        <w:t xml:space="preserve"> dans le cadre de RENEBAT</w:t>
      </w:r>
      <w:r>
        <w:rPr>
          <w:rFonts w:ascii="Arial" w:hAnsi="Arial" w:cs="Arial"/>
        </w:rPr>
        <w:t xml:space="preserve"> sont très </w:t>
      </w:r>
      <w:r w:rsidR="00AE1EDA">
        <w:rPr>
          <w:rFonts w:ascii="Arial" w:hAnsi="Arial" w:cs="Arial"/>
        </w:rPr>
        <w:t>pertinentes</w:t>
      </w:r>
      <w:r w:rsidR="000A249A">
        <w:rPr>
          <w:rFonts w:ascii="Arial" w:hAnsi="Arial" w:cs="Arial"/>
        </w:rPr>
        <w:t>. Mais étant donné que les études ont été mené</w:t>
      </w:r>
      <w:r w:rsidR="000A249A" w:rsidRPr="00C369D1">
        <w:rPr>
          <w:rFonts w:ascii="Arial" w:hAnsi="Arial" w:cs="Arial"/>
        </w:rPr>
        <w:t>es</w:t>
      </w:r>
      <w:r w:rsidR="000A249A">
        <w:rPr>
          <w:rFonts w:ascii="Arial" w:hAnsi="Arial" w:cs="Arial"/>
        </w:rPr>
        <w:t xml:space="preserve"> en Allemagne où on retrouve un climat et des espèces différents de la France, il est impératif de mettre en place un modèle d’activité qui prenne en compte les espèces présente en France</w:t>
      </w:r>
      <w:r w:rsidR="000A249A" w:rsidRPr="00C369D1">
        <w:rPr>
          <w:rFonts w:ascii="Arial" w:hAnsi="Arial" w:cs="Arial"/>
        </w:rPr>
        <w:t xml:space="preserve">, </w:t>
      </w:r>
      <w:r w:rsidR="000A249A">
        <w:rPr>
          <w:rFonts w:ascii="Arial" w:hAnsi="Arial" w:cs="Arial"/>
        </w:rPr>
        <w:t>le climat français</w:t>
      </w:r>
      <w:r w:rsidR="000A249A" w:rsidRPr="00C369D1">
        <w:rPr>
          <w:rFonts w:ascii="Arial" w:hAnsi="Arial" w:cs="Arial"/>
        </w:rPr>
        <w:t xml:space="preserve"> et se basant sur des données issues de ce territoire</w:t>
      </w:r>
      <w:r w:rsidR="000A249A">
        <w:rPr>
          <w:rFonts w:ascii="Arial" w:hAnsi="Arial" w:cs="Arial"/>
        </w:rPr>
        <w:t xml:space="preserve">. </w:t>
      </w:r>
    </w:p>
    <w:p w14:paraId="6103F80D" w14:textId="024F9975" w:rsidR="006A1AA6" w:rsidRDefault="000A249A">
      <w:pPr>
        <w:pStyle w:val="Default"/>
        <w:jc w:val="both"/>
        <w:rPr>
          <w:rFonts w:ascii="Arial" w:hAnsi="Arial" w:cs="Arial"/>
        </w:rPr>
      </w:pPr>
      <w:bookmarkStart w:id="54" w:name="_Hlk18532147"/>
      <w:r w:rsidRPr="00221109">
        <w:rPr>
          <w:rFonts w:ascii="Arial" w:hAnsi="Arial" w:cs="Arial"/>
        </w:rPr>
        <w:t>Comme nous l’avons vu, il est souhaitable de prendre en compte plus de facteurs explicatifs que simplement le vent pour améliorer la modélisation de l’activité des chiroptères. De plus, Biotope a constitué inventaire après inventaire l’une des bases de données sur l’activité acoustique des chiroptères les plus importantes de France. Enfin, la solution de régulation de Biotope (Chirotech) n’a pas été mis à jour depuis plusieurs années et repose sur des modèles statistiques simples. On souhaite évaluer la pertinence de certains modèles et méthodologies plus récents (</w:t>
      </w:r>
      <w:r>
        <w:rPr>
          <w:rFonts w:ascii="Arial" w:hAnsi="Arial" w:cs="Arial"/>
        </w:rPr>
        <w:t xml:space="preserve">capables de modéliser </w:t>
      </w:r>
      <w:r w:rsidRPr="00221109">
        <w:rPr>
          <w:rFonts w:ascii="Arial" w:hAnsi="Arial" w:cs="Arial"/>
        </w:rPr>
        <w:t>d</w:t>
      </w:r>
      <w:r>
        <w:rPr>
          <w:rFonts w:ascii="Arial" w:hAnsi="Arial" w:cs="Arial"/>
        </w:rPr>
        <w:t>es relations</w:t>
      </w:r>
      <w:r w:rsidRPr="00221109">
        <w:rPr>
          <w:rFonts w:ascii="Arial" w:hAnsi="Arial" w:cs="Arial"/>
        </w:rPr>
        <w:t xml:space="preserve"> non linéaires ou cyclique, capables intégrer des effets aléatoires pour améliorer les prédictions chez les espèces rares etc.)</w:t>
      </w:r>
      <w:r w:rsidR="00221109">
        <w:rPr>
          <w:rFonts w:ascii="Arial" w:hAnsi="Arial" w:cs="Arial"/>
        </w:rPr>
        <w:t>.</w:t>
      </w:r>
      <w:r w:rsidRPr="00221109">
        <w:rPr>
          <w:rFonts w:ascii="Arial" w:hAnsi="Arial" w:cs="Arial"/>
        </w:rPr>
        <w:t xml:space="preserve"> E</w:t>
      </w:r>
      <w:r>
        <w:rPr>
          <w:rFonts w:ascii="Arial" w:hAnsi="Arial" w:cs="Arial"/>
        </w:rPr>
        <w:t xml:space="preserve">n analysant le problème du point de vu d’un bureau d’étude nous pensons qu’il serait intéressant </w:t>
      </w:r>
      <w:r>
        <w:rPr>
          <w:rFonts w:ascii="Arial" w:hAnsi="Arial" w:cs="Arial"/>
          <w:b/>
          <w:bCs/>
        </w:rPr>
        <w:t>de développer un outil d'aide à la décision prenant les facteurs précédents afin de réduire la mortalité des chiroptères tout en limitant les pertes énergétiques ; d’où l’objectif de notre étude</w:t>
      </w:r>
      <w:r>
        <w:rPr>
          <w:rFonts w:ascii="Arial" w:hAnsi="Arial" w:cs="Arial"/>
        </w:rPr>
        <w:t xml:space="preserve">. </w:t>
      </w:r>
    </w:p>
    <w:bookmarkEnd w:id="54"/>
    <w:p w14:paraId="44B831B5" w14:textId="77777777" w:rsidR="006A1AA6" w:rsidRDefault="000A249A">
      <w:pPr>
        <w:pStyle w:val="Default"/>
        <w:jc w:val="both"/>
        <w:rPr>
          <w:rFonts w:ascii="Arial" w:hAnsi="Arial" w:cs="Arial"/>
        </w:rPr>
      </w:pPr>
      <w:r>
        <w:rPr>
          <w:rFonts w:ascii="Arial" w:hAnsi="Arial" w:cs="Arial"/>
        </w:rPr>
        <w:t>Plus spécifiquement il s’agit de :</w:t>
      </w:r>
    </w:p>
    <w:p w14:paraId="6957CB16" w14:textId="77777777" w:rsidR="006A1AA6" w:rsidRDefault="000A249A">
      <w:pPr>
        <w:pStyle w:val="Default"/>
        <w:numPr>
          <w:ilvl w:val="0"/>
          <w:numId w:val="11"/>
        </w:numPr>
        <w:jc w:val="both"/>
        <w:rPr>
          <w:rFonts w:ascii="Arial" w:hAnsi="Arial" w:cs="Arial"/>
        </w:rPr>
      </w:pPr>
      <w:r>
        <w:rPr>
          <w:rFonts w:ascii="Arial" w:hAnsi="Arial" w:cs="Arial"/>
        </w:rPr>
        <w:t>Mettre au point un modèle prédictif de l’activité des espèces de chiroptères présentes en France à partir des variables météorologiques et temporelles ;</w:t>
      </w:r>
    </w:p>
    <w:p w14:paraId="6816FF21" w14:textId="77777777" w:rsidR="006A1AA6" w:rsidRDefault="000A249A">
      <w:pPr>
        <w:pStyle w:val="Default"/>
        <w:numPr>
          <w:ilvl w:val="0"/>
          <w:numId w:val="11"/>
        </w:numPr>
        <w:jc w:val="both"/>
        <w:rPr>
          <w:rFonts w:ascii="Arial" w:hAnsi="Arial" w:cs="Arial"/>
        </w:rPr>
      </w:pPr>
      <w:r>
        <w:rPr>
          <w:rFonts w:ascii="Arial" w:hAnsi="Arial" w:cs="Arial"/>
        </w:rPr>
        <w:t>Mettre en place une méthode de comparaison des différentes solutions de bridage afin de comparer notre solution à celles existantes ;</w:t>
      </w:r>
    </w:p>
    <w:p w14:paraId="554683A8" w14:textId="77777777" w:rsidR="006A1AA6" w:rsidRDefault="000A249A">
      <w:pPr>
        <w:pStyle w:val="Default"/>
        <w:numPr>
          <w:ilvl w:val="0"/>
          <w:numId w:val="11"/>
        </w:numPr>
        <w:jc w:val="both"/>
        <w:rPr>
          <w:rFonts w:ascii="Arial" w:hAnsi="Arial" w:cs="Arial"/>
        </w:rPr>
      </w:pPr>
      <w:r>
        <w:rPr>
          <w:rFonts w:ascii="Arial" w:hAnsi="Arial" w:cs="Arial"/>
        </w:rPr>
        <w:t>Mener une analyse technique et fonctionnelle du web service qui permettra l’implémentation de la stratégie de bridage que nous avons au cours de notre stage.</w:t>
      </w:r>
    </w:p>
    <w:p w14:paraId="0D35A8BD" w14:textId="3D9990FD" w:rsidR="006A1AA6" w:rsidRDefault="000A249A">
      <w:pPr>
        <w:pStyle w:val="Default"/>
        <w:jc w:val="both"/>
        <w:rPr>
          <w:rFonts w:ascii="Arial" w:hAnsi="Arial" w:cs="Arial"/>
        </w:rPr>
      </w:pPr>
      <w:r>
        <w:rPr>
          <w:rFonts w:ascii="Arial" w:hAnsi="Arial" w:cs="Arial"/>
        </w:rPr>
        <w:t xml:space="preserve">Après </w:t>
      </w:r>
      <w:r w:rsidRPr="00221109">
        <w:rPr>
          <w:rFonts w:ascii="Arial" w:hAnsi="Arial" w:cs="Arial"/>
        </w:rPr>
        <w:t xml:space="preserve">cette </w:t>
      </w:r>
      <w:r>
        <w:rPr>
          <w:rFonts w:ascii="Arial" w:hAnsi="Arial" w:cs="Arial"/>
        </w:rPr>
        <w:t>présentation du contexte global ainsi que des objets de l’étude</w:t>
      </w:r>
      <w:r w:rsidRPr="00221109">
        <w:rPr>
          <w:rFonts w:ascii="Arial" w:hAnsi="Arial" w:cs="Arial"/>
        </w:rPr>
        <w:t xml:space="preserve"> (Introduction générale, Chapitre 1)</w:t>
      </w:r>
      <w:r>
        <w:rPr>
          <w:rFonts w:ascii="Arial" w:hAnsi="Arial" w:cs="Arial"/>
        </w:rPr>
        <w:t xml:space="preserve">. Le présent document comprendra </w:t>
      </w:r>
      <w:r w:rsidRPr="00221109">
        <w:rPr>
          <w:rFonts w:ascii="Arial" w:hAnsi="Arial" w:cs="Arial"/>
        </w:rPr>
        <w:t>deux</w:t>
      </w:r>
      <w:r>
        <w:rPr>
          <w:rFonts w:ascii="Arial" w:hAnsi="Arial" w:cs="Arial"/>
        </w:rPr>
        <w:t xml:space="preserve"> grandes parties homogènes</w:t>
      </w:r>
      <w:r w:rsidRPr="00221109">
        <w:rPr>
          <w:rFonts w:ascii="Arial" w:hAnsi="Arial" w:cs="Arial"/>
        </w:rPr>
        <w:t xml:space="preserve"> (Chapitres 2 et 3)</w:t>
      </w:r>
      <w:r>
        <w:rPr>
          <w:rFonts w:ascii="Arial" w:hAnsi="Arial" w:cs="Arial"/>
        </w:rPr>
        <w:t xml:space="preserve">. </w:t>
      </w:r>
    </w:p>
    <w:p w14:paraId="38433216" w14:textId="77777777" w:rsidR="00FF4922" w:rsidRDefault="000A249A" w:rsidP="00FF4922">
      <w:pPr>
        <w:pStyle w:val="Default"/>
        <w:jc w:val="both"/>
        <w:rPr>
          <w:rFonts w:ascii="Arial" w:hAnsi="Arial" w:cs="Arial"/>
        </w:rPr>
      </w:pPr>
      <w:r w:rsidRPr="00221109">
        <w:rPr>
          <w:rFonts w:ascii="Arial" w:hAnsi="Arial" w:cs="Arial"/>
        </w:rPr>
        <w:t>L</w:t>
      </w:r>
      <w:r>
        <w:rPr>
          <w:rFonts w:ascii="Arial" w:hAnsi="Arial" w:cs="Arial"/>
        </w:rPr>
        <w:t>a première</w:t>
      </w:r>
      <w:r w:rsidRPr="00221109">
        <w:rPr>
          <w:rFonts w:ascii="Arial" w:hAnsi="Arial" w:cs="Arial"/>
        </w:rPr>
        <w:t xml:space="preserve"> (Chapitre 2)</w:t>
      </w:r>
      <w:r>
        <w:rPr>
          <w:rFonts w:ascii="Arial" w:hAnsi="Arial" w:cs="Arial"/>
        </w:rPr>
        <w:t xml:space="preserve"> traitera de la modélisation de l’activité des chiroptères et de la comparaison des stratégies de bridage existantes. Cette partie s’articulera autour de </w:t>
      </w:r>
      <w:r w:rsidRPr="00221109">
        <w:rPr>
          <w:rFonts w:ascii="Arial" w:hAnsi="Arial" w:cs="Arial"/>
        </w:rPr>
        <w:t>trois</w:t>
      </w:r>
      <w:r>
        <w:rPr>
          <w:rFonts w:ascii="Arial" w:hAnsi="Arial" w:cs="Arial"/>
        </w:rPr>
        <w:t xml:space="preserve"> grands axes : </w:t>
      </w:r>
      <w:r w:rsidR="00221109">
        <w:rPr>
          <w:rFonts w:ascii="Arial" w:hAnsi="Arial" w:cs="Arial"/>
        </w:rPr>
        <w:t xml:space="preserve">(i) </w:t>
      </w:r>
      <w:r>
        <w:rPr>
          <w:rFonts w:ascii="Arial" w:hAnsi="Arial" w:cs="Arial"/>
        </w:rPr>
        <w:t xml:space="preserve">méthodologie adoptée pour mettre au point notre solution et </w:t>
      </w:r>
      <w:r>
        <w:rPr>
          <w:rFonts w:ascii="Arial" w:hAnsi="Arial" w:cs="Arial"/>
        </w:rPr>
        <w:lastRenderedPageBreak/>
        <w:t xml:space="preserve">pour réaliser une analyse comparative des solutions de bridages existantes. </w:t>
      </w:r>
      <w:r w:rsidR="00221109">
        <w:rPr>
          <w:rFonts w:ascii="Arial" w:hAnsi="Arial" w:cs="Arial"/>
        </w:rPr>
        <w:t xml:space="preserve">(ii) </w:t>
      </w:r>
      <w:r>
        <w:rPr>
          <w:rFonts w:ascii="Arial" w:hAnsi="Arial" w:cs="Arial"/>
        </w:rPr>
        <w:t>Présentation et discussion des résultats.</w:t>
      </w:r>
      <w:r w:rsidR="00221109">
        <w:rPr>
          <w:rFonts w:ascii="Arial" w:hAnsi="Arial" w:cs="Arial"/>
        </w:rPr>
        <w:t xml:space="preserve"> (iii) Conclusion partielle</w:t>
      </w:r>
    </w:p>
    <w:p w14:paraId="5A3D78F5" w14:textId="03562A92" w:rsidR="00FF4922" w:rsidRDefault="000A249A">
      <w:pPr>
        <w:pStyle w:val="Default"/>
        <w:jc w:val="both"/>
        <w:rPr>
          <w:rFonts w:ascii="Arial" w:hAnsi="Arial" w:cs="Arial"/>
        </w:rPr>
      </w:pPr>
      <w:r w:rsidRPr="00221109">
        <w:rPr>
          <w:rFonts w:ascii="Arial" w:hAnsi="Arial" w:cs="Arial"/>
        </w:rPr>
        <w:t>L</w:t>
      </w:r>
      <w:r>
        <w:rPr>
          <w:rFonts w:ascii="Arial" w:hAnsi="Arial" w:cs="Arial"/>
        </w:rPr>
        <w:t xml:space="preserve">a seconde partie </w:t>
      </w:r>
      <w:r w:rsidRPr="00221109">
        <w:rPr>
          <w:rFonts w:ascii="Arial" w:hAnsi="Arial" w:cs="Arial"/>
        </w:rPr>
        <w:t xml:space="preserve">(Chapitre 3) </w:t>
      </w:r>
      <w:r>
        <w:rPr>
          <w:rFonts w:ascii="Arial" w:hAnsi="Arial" w:cs="Arial"/>
        </w:rPr>
        <w:t xml:space="preserve">traitera de l’analyse technique et fonctionnelle du web service et s’articulera autour de </w:t>
      </w:r>
      <w:r w:rsidR="00FF4922">
        <w:rPr>
          <w:rFonts w:ascii="Arial" w:hAnsi="Arial" w:cs="Arial"/>
        </w:rPr>
        <w:t xml:space="preserve">(i) </w:t>
      </w:r>
      <w:r w:rsidR="00FF4922" w:rsidRPr="00FF4922">
        <w:rPr>
          <w:rFonts w:ascii="Arial" w:hAnsi="Arial" w:cs="Arial"/>
        </w:rPr>
        <w:t>Description simplifiée de l’architecture et du fonctionnement du web service actuel (Chirotech V1).  (ii) Proposition d’une nouvelle architecture pour la prochaine version du web service (Chirotech v2) et son fonctionnement</w:t>
      </w:r>
      <w:r w:rsidR="00FF4922">
        <w:rPr>
          <w:rFonts w:ascii="Arial" w:hAnsi="Arial" w:cs="Arial"/>
        </w:rPr>
        <w:t>.</w:t>
      </w:r>
    </w:p>
    <w:p w14:paraId="666CC5E3" w14:textId="27E368F0" w:rsidR="006A1AA6" w:rsidRDefault="000A249A">
      <w:pPr>
        <w:pStyle w:val="Default"/>
        <w:jc w:val="both"/>
        <w:rPr>
          <w:rFonts w:ascii="Arial" w:hAnsi="Arial" w:cs="Arial"/>
        </w:rPr>
      </w:pPr>
      <w:r>
        <w:rPr>
          <w:rFonts w:ascii="Arial" w:hAnsi="Arial" w:cs="Arial"/>
        </w:rPr>
        <w:t>Après ces deux grandes parties un récapitulatif des résultats ainsi que des suggestions pour l’amélioration des solutions de bridage seront présentés</w:t>
      </w:r>
      <w:r w:rsidRPr="00221109">
        <w:rPr>
          <w:rFonts w:ascii="Arial" w:hAnsi="Arial" w:cs="Arial"/>
        </w:rPr>
        <w:t xml:space="preserve"> (Discussion générale, Chapitre 4)</w:t>
      </w:r>
      <w:r>
        <w:rPr>
          <w:rFonts w:ascii="Arial" w:hAnsi="Arial" w:cs="Arial"/>
        </w:rPr>
        <w:t>.</w:t>
      </w:r>
    </w:p>
    <w:p w14:paraId="75F0796B" w14:textId="120A906E" w:rsidR="006A1AA6" w:rsidRDefault="006A1AA6">
      <w:pPr>
        <w:pStyle w:val="Default"/>
        <w:jc w:val="both"/>
        <w:rPr>
          <w:rFonts w:ascii="Arial" w:hAnsi="Arial" w:cs="Arial"/>
        </w:rPr>
      </w:pPr>
    </w:p>
    <w:p w14:paraId="3A5395D7" w14:textId="58CFE56A" w:rsidR="00A753D4" w:rsidRDefault="00A753D4">
      <w:pPr>
        <w:pStyle w:val="Default"/>
        <w:jc w:val="both"/>
        <w:rPr>
          <w:rFonts w:ascii="Arial" w:hAnsi="Arial" w:cs="Arial"/>
        </w:rPr>
      </w:pPr>
    </w:p>
    <w:p w14:paraId="3AA0F477" w14:textId="4BCF54B8" w:rsidR="00A753D4" w:rsidRDefault="00A753D4">
      <w:pPr>
        <w:pStyle w:val="Default"/>
        <w:jc w:val="both"/>
        <w:rPr>
          <w:rFonts w:ascii="Arial" w:hAnsi="Arial" w:cs="Arial"/>
        </w:rPr>
      </w:pPr>
    </w:p>
    <w:p w14:paraId="6BF1E85D" w14:textId="3A6C299A" w:rsidR="00A753D4" w:rsidRDefault="00A753D4">
      <w:pPr>
        <w:pStyle w:val="Default"/>
        <w:jc w:val="both"/>
        <w:rPr>
          <w:rFonts w:ascii="Arial" w:hAnsi="Arial" w:cs="Arial"/>
        </w:rPr>
      </w:pPr>
    </w:p>
    <w:p w14:paraId="6284CF7C" w14:textId="1C18C062" w:rsidR="00A753D4" w:rsidRDefault="00A753D4">
      <w:pPr>
        <w:pStyle w:val="Default"/>
        <w:jc w:val="both"/>
        <w:rPr>
          <w:rFonts w:ascii="Arial" w:hAnsi="Arial" w:cs="Arial"/>
        </w:rPr>
      </w:pPr>
    </w:p>
    <w:p w14:paraId="7C993E7F" w14:textId="1DFF989B" w:rsidR="00A753D4" w:rsidRDefault="00A753D4">
      <w:pPr>
        <w:pStyle w:val="Default"/>
        <w:jc w:val="both"/>
        <w:rPr>
          <w:rFonts w:ascii="Arial" w:hAnsi="Arial" w:cs="Arial"/>
        </w:rPr>
      </w:pPr>
    </w:p>
    <w:p w14:paraId="718E3F8F" w14:textId="79293533" w:rsidR="00A753D4" w:rsidRDefault="00A753D4">
      <w:pPr>
        <w:pStyle w:val="Default"/>
        <w:jc w:val="both"/>
        <w:rPr>
          <w:rFonts w:ascii="Arial" w:hAnsi="Arial" w:cs="Arial"/>
        </w:rPr>
      </w:pPr>
    </w:p>
    <w:p w14:paraId="3CEAE73B" w14:textId="1AB58619" w:rsidR="00A753D4" w:rsidRDefault="00A753D4">
      <w:pPr>
        <w:pStyle w:val="Default"/>
        <w:jc w:val="both"/>
        <w:rPr>
          <w:rFonts w:ascii="Arial" w:hAnsi="Arial" w:cs="Arial"/>
        </w:rPr>
      </w:pPr>
    </w:p>
    <w:p w14:paraId="40E62162" w14:textId="579B7E33" w:rsidR="00A753D4" w:rsidRDefault="00A753D4">
      <w:pPr>
        <w:pStyle w:val="Default"/>
        <w:jc w:val="both"/>
        <w:rPr>
          <w:rFonts w:ascii="Arial" w:hAnsi="Arial" w:cs="Arial"/>
        </w:rPr>
      </w:pPr>
    </w:p>
    <w:p w14:paraId="03453CF4" w14:textId="124008A0" w:rsidR="00A753D4" w:rsidRDefault="00A753D4">
      <w:pPr>
        <w:pStyle w:val="Default"/>
        <w:jc w:val="both"/>
        <w:rPr>
          <w:rFonts w:ascii="Arial" w:hAnsi="Arial" w:cs="Arial"/>
        </w:rPr>
      </w:pPr>
    </w:p>
    <w:p w14:paraId="3D97AD81" w14:textId="7EE8145D" w:rsidR="00A753D4" w:rsidRDefault="00A753D4">
      <w:pPr>
        <w:pStyle w:val="Default"/>
        <w:jc w:val="both"/>
        <w:rPr>
          <w:rFonts w:ascii="Arial" w:hAnsi="Arial" w:cs="Arial"/>
        </w:rPr>
      </w:pPr>
    </w:p>
    <w:p w14:paraId="28622035" w14:textId="577A64CC" w:rsidR="00A753D4" w:rsidRDefault="00A753D4">
      <w:pPr>
        <w:pStyle w:val="Default"/>
        <w:jc w:val="both"/>
        <w:rPr>
          <w:rFonts w:ascii="Arial" w:hAnsi="Arial" w:cs="Arial"/>
        </w:rPr>
      </w:pPr>
    </w:p>
    <w:p w14:paraId="0D79D442" w14:textId="15D09BE8" w:rsidR="00A753D4" w:rsidRDefault="00A753D4">
      <w:pPr>
        <w:pStyle w:val="Default"/>
        <w:jc w:val="both"/>
        <w:rPr>
          <w:rFonts w:ascii="Arial" w:hAnsi="Arial" w:cs="Arial"/>
        </w:rPr>
      </w:pPr>
    </w:p>
    <w:p w14:paraId="7EF9C208" w14:textId="4E95BA4C" w:rsidR="00A753D4" w:rsidRDefault="00A753D4">
      <w:pPr>
        <w:pStyle w:val="Default"/>
        <w:jc w:val="both"/>
        <w:rPr>
          <w:rFonts w:ascii="Arial" w:hAnsi="Arial" w:cs="Arial"/>
        </w:rPr>
      </w:pPr>
    </w:p>
    <w:p w14:paraId="6118C628" w14:textId="0E76D07D" w:rsidR="00A753D4" w:rsidRDefault="00A753D4">
      <w:pPr>
        <w:pStyle w:val="Default"/>
        <w:jc w:val="both"/>
        <w:rPr>
          <w:rFonts w:ascii="Arial" w:hAnsi="Arial" w:cs="Arial"/>
        </w:rPr>
      </w:pPr>
    </w:p>
    <w:p w14:paraId="7F290AB9" w14:textId="648D47B4" w:rsidR="00A753D4" w:rsidRDefault="00A753D4">
      <w:pPr>
        <w:pStyle w:val="Default"/>
        <w:jc w:val="both"/>
        <w:rPr>
          <w:rFonts w:ascii="Arial" w:hAnsi="Arial" w:cs="Arial"/>
        </w:rPr>
      </w:pPr>
    </w:p>
    <w:p w14:paraId="1B049ED5" w14:textId="77777777" w:rsidR="00A753D4" w:rsidRDefault="00A753D4">
      <w:pPr>
        <w:pStyle w:val="Default"/>
        <w:jc w:val="both"/>
        <w:rPr>
          <w:rFonts w:ascii="Arial" w:hAnsi="Arial" w:cs="Arial"/>
        </w:rPr>
      </w:pPr>
    </w:p>
    <w:p w14:paraId="1D5F835F" w14:textId="77777777" w:rsidR="006A1AA6" w:rsidRDefault="000A249A" w:rsidP="00A04971">
      <w:pPr>
        <w:pStyle w:val="Default"/>
        <w:jc w:val="both"/>
        <w:outlineLvl w:val="0"/>
        <w:rPr>
          <w:rFonts w:ascii="Arial" w:eastAsia="MS Mincho" w:hAnsi="Arial" w:cs="Arial"/>
          <w:b/>
          <w:bCs/>
          <w:color w:val="auto"/>
          <w:sz w:val="36"/>
          <w:szCs w:val="32"/>
        </w:rPr>
      </w:pPr>
      <w:bookmarkStart w:id="55" w:name="_Toc18874359"/>
      <w:r>
        <w:rPr>
          <w:rFonts w:ascii="Arial" w:eastAsia="MS Mincho" w:hAnsi="Arial" w:cs="Arial"/>
          <w:b/>
          <w:bCs/>
          <w:color w:val="auto"/>
          <w:sz w:val="36"/>
          <w:szCs w:val="32"/>
        </w:rPr>
        <w:t>Chapitre 2 : Modélisation de l’activité des chiroptères et mise au point d’une méthode de comparaison des stratégies de bridages existantes</w:t>
      </w:r>
      <w:bookmarkEnd w:id="55"/>
    </w:p>
    <w:p w14:paraId="74D5733B" w14:textId="77777777" w:rsidR="006A1AA6" w:rsidRDefault="000A249A">
      <w:pPr>
        <w:pStyle w:val="Titre1"/>
        <w:rPr>
          <w:rFonts w:cs="Arial"/>
        </w:rPr>
      </w:pPr>
      <w:bookmarkStart w:id="56" w:name="_Toc18874360"/>
      <w:r>
        <w:rPr>
          <w:rFonts w:cs="Arial"/>
        </w:rPr>
        <w:lastRenderedPageBreak/>
        <w:t>Introduction</w:t>
      </w:r>
      <w:bookmarkEnd w:id="56"/>
    </w:p>
    <w:p w14:paraId="3BB29412" w14:textId="6BEF7285" w:rsidR="006A1AA6" w:rsidRDefault="000A249A">
      <w:pPr>
        <w:pStyle w:val="Corpsdetexte"/>
        <w:rPr>
          <w:rFonts w:ascii="Arial" w:hAnsi="Arial" w:cs="Arial"/>
          <w:lang w:val="en"/>
        </w:rPr>
      </w:pPr>
      <w:r>
        <w:rPr>
          <w:rFonts w:ascii="Arial" w:hAnsi="Arial" w:cs="Arial"/>
        </w:rPr>
        <w:t xml:space="preserve">Dans cette partie sera </w:t>
      </w:r>
      <w:r w:rsidRPr="00221109">
        <w:rPr>
          <w:rFonts w:ascii="Arial" w:hAnsi="Arial" w:cs="Arial"/>
        </w:rPr>
        <w:t xml:space="preserve">introduit </w:t>
      </w:r>
      <w:r>
        <w:rPr>
          <w:rFonts w:ascii="Arial" w:hAnsi="Arial" w:cs="Arial"/>
        </w:rPr>
        <w:t xml:space="preserve">l’ensemble du matériel et des méthodes utilisées pour collecter les données, les traiter et mettre au point les modèles de prédictions d’activité des chiroptères. Puis sera présenté la méthodologie adoptée pour mettre au point notre stratégie de bridage et la comparer aux stratégies de bridages existantes. </w:t>
      </w:r>
      <w:r>
        <w:rPr>
          <w:rFonts w:ascii="Arial" w:hAnsi="Arial" w:cs="Arial"/>
          <w:lang w:val="en"/>
        </w:rPr>
        <w:t>L</w:t>
      </w:r>
      <w:r>
        <w:rPr>
          <w:rFonts w:ascii="Arial" w:hAnsi="Arial" w:cs="Arial"/>
        </w:rPr>
        <w:t>es résultats seront</w:t>
      </w:r>
      <w:r w:rsidR="00221109">
        <w:rPr>
          <w:rFonts w:ascii="Arial" w:hAnsi="Arial" w:cs="Arial"/>
        </w:rPr>
        <w:t xml:space="preserve"> ensuite </w:t>
      </w:r>
      <w:r>
        <w:rPr>
          <w:rFonts w:ascii="Arial" w:hAnsi="Arial" w:cs="Arial"/>
        </w:rPr>
        <w:t>présentés et discutés</w:t>
      </w:r>
      <w:r>
        <w:rPr>
          <w:rFonts w:ascii="Arial" w:hAnsi="Arial" w:cs="Arial"/>
          <w:lang w:val="en"/>
        </w:rPr>
        <w:t>.</w:t>
      </w:r>
    </w:p>
    <w:p w14:paraId="4CE75745" w14:textId="77777777" w:rsidR="006A1AA6" w:rsidRDefault="000A249A">
      <w:pPr>
        <w:pStyle w:val="Titre1"/>
        <w:rPr>
          <w:rFonts w:cs="Arial"/>
        </w:rPr>
      </w:pPr>
      <w:bookmarkStart w:id="57" w:name="_Toc18874361"/>
      <w:r>
        <w:rPr>
          <w:rFonts w:cs="Arial"/>
        </w:rPr>
        <w:t>Matériel et méthode</w:t>
      </w:r>
      <w:bookmarkEnd w:id="57"/>
    </w:p>
    <w:p w14:paraId="620BDF03" w14:textId="77777777" w:rsidR="006A1AA6" w:rsidRDefault="000A249A">
      <w:pPr>
        <w:pStyle w:val="Titre1"/>
        <w:numPr>
          <w:ilvl w:val="1"/>
          <w:numId w:val="1"/>
        </w:numPr>
        <w:rPr>
          <w:rFonts w:cs="Arial"/>
        </w:rPr>
      </w:pPr>
      <w:bookmarkStart w:id="58" w:name="_Toc18874362"/>
      <w:r>
        <w:rPr>
          <w:rFonts w:cs="Arial"/>
        </w:rPr>
        <w:t>Contact acoustique</w:t>
      </w:r>
      <w:bookmarkEnd w:id="58"/>
    </w:p>
    <w:p w14:paraId="7C7753F9" w14:textId="77777777" w:rsidR="006A1AA6" w:rsidRDefault="000A249A">
      <w:pPr>
        <w:pStyle w:val="Titre1"/>
        <w:numPr>
          <w:ilvl w:val="2"/>
          <w:numId w:val="1"/>
        </w:numPr>
        <w:rPr>
          <w:rFonts w:cs="Arial"/>
        </w:rPr>
      </w:pPr>
      <w:bookmarkStart w:id="59" w:name="_Toc18874363"/>
      <w:r>
        <w:rPr>
          <w:rFonts w:cs="Arial"/>
        </w:rPr>
        <w:t>Définition</w:t>
      </w:r>
      <w:bookmarkEnd w:id="59"/>
    </w:p>
    <w:p w14:paraId="08DD6827" w14:textId="33FBAACF" w:rsidR="006A1AA6" w:rsidRPr="00221109" w:rsidRDefault="000A249A">
      <w:pPr>
        <w:pStyle w:val="Corpsdetexte"/>
        <w:rPr>
          <w:rFonts w:ascii="Arial" w:hAnsi="Arial" w:cs="Arial"/>
        </w:rPr>
      </w:pPr>
      <w:r>
        <w:rPr>
          <w:rFonts w:ascii="Arial" w:hAnsi="Arial" w:cs="Arial"/>
        </w:rPr>
        <w:t>On définit par contact acoustique, une période de 5 second</w:t>
      </w:r>
      <w:r w:rsidRPr="00221109">
        <w:rPr>
          <w:rFonts w:ascii="Arial" w:hAnsi="Arial" w:cs="Arial"/>
        </w:rPr>
        <w:t>e</w:t>
      </w:r>
      <w:r>
        <w:rPr>
          <w:rFonts w:ascii="Arial" w:hAnsi="Arial" w:cs="Arial"/>
        </w:rPr>
        <w:t xml:space="preserve">s au cours de laquelle </w:t>
      </w:r>
      <w:r w:rsidRPr="00221109">
        <w:rPr>
          <w:rFonts w:ascii="Arial" w:hAnsi="Arial" w:cs="Arial"/>
        </w:rPr>
        <w:t xml:space="preserve">au moins </w:t>
      </w:r>
      <w:r>
        <w:rPr>
          <w:rFonts w:ascii="Arial" w:hAnsi="Arial" w:cs="Arial"/>
        </w:rPr>
        <w:t>un ultrason est émis par un chiroptère et détecté par un microphone à ultrason</w:t>
      </w:r>
      <w:r w:rsidRPr="00221109">
        <w:rPr>
          <w:rFonts w:ascii="Arial" w:hAnsi="Arial" w:cs="Arial"/>
        </w:rPr>
        <w:t>. C</w:t>
      </w:r>
      <w:r>
        <w:rPr>
          <w:rFonts w:ascii="Arial" w:hAnsi="Arial" w:cs="Arial"/>
        </w:rPr>
        <w:t xml:space="preserve">’est une mesure de l’activité </w:t>
      </w:r>
      <w:r w:rsidRPr="00221109">
        <w:rPr>
          <w:rFonts w:ascii="Arial" w:hAnsi="Arial" w:cs="Arial"/>
        </w:rPr>
        <w:t xml:space="preserve">acoustique (ou simplement «activité») </w:t>
      </w:r>
      <w:r>
        <w:rPr>
          <w:rFonts w:ascii="Arial" w:hAnsi="Arial" w:cs="Arial"/>
        </w:rPr>
        <w:t xml:space="preserve">des chiroptères </w:t>
      </w:r>
      <w:r>
        <w:rPr>
          <w:rFonts w:ascii="Arial" w:hAnsi="Arial" w:cs="Arial"/>
        </w:rPr>
        <w:fldChar w:fldCharType="begin"/>
      </w:r>
      <w:r>
        <w:rPr>
          <w:rFonts w:ascii="Arial" w:hAnsi="Arial" w:cs="Arial"/>
        </w:rPr>
        <w:instrText xml:space="preserve"> ADDIN ZOTERO_ITEM CSL_CITATION {"citationID":"aD3ziYOY","properties":{"formattedCitation":"(Haquart 2013)","plainCitation":"(Haquart 2013)","noteIndex":0},"citationItems":[{"id":93,"uris":["http://zotero.org/users/local/YDB3GLjc/items/NUH3QYHX"],"uri":["http://zotero.org/users/local/YDB3GLjc/items/NUH3QYHX"],"itemData":{"id":93,"type":"report","title":"ELEMENTS POUR L’INTERPRETATION DES DENOMBREMENTS DE CHIROPTERES AVEC LES METHODES ACOUSTIQUES EN ZONE MEDITERRANEENNE FRANÇAISE","author":[{"family":"Haquart","given":"Alexandre"}],"issued":{"date-parts":[["2013",9,29]]}}}],"schema":"https://github.com/citation-style-language/schema/raw/master/csl-citation.json"} </w:instrText>
      </w:r>
      <w:r>
        <w:rPr>
          <w:rFonts w:ascii="Arial" w:hAnsi="Arial" w:cs="Arial"/>
        </w:rPr>
        <w:fldChar w:fldCharType="separate"/>
      </w:r>
      <w:r>
        <w:rPr>
          <w:rFonts w:ascii="Arial" w:hAnsi="Arial" w:cs="Arial"/>
        </w:rPr>
        <w:t>(Haquart 2013)</w:t>
      </w:r>
      <w:r>
        <w:rPr>
          <w:rFonts w:ascii="Arial" w:hAnsi="Arial" w:cs="Arial"/>
        </w:rPr>
        <w:fldChar w:fldCharType="end"/>
      </w:r>
      <w:r>
        <w:rPr>
          <w:rFonts w:ascii="Arial" w:hAnsi="Arial" w:cs="Arial"/>
        </w:rPr>
        <w:t xml:space="preserve">. </w:t>
      </w:r>
      <w:r w:rsidRPr="00221109">
        <w:rPr>
          <w:rFonts w:ascii="Arial" w:hAnsi="Arial" w:cs="Arial"/>
        </w:rPr>
        <w:t>D</w:t>
      </w:r>
      <w:r>
        <w:rPr>
          <w:rFonts w:ascii="Arial" w:hAnsi="Arial" w:cs="Arial"/>
        </w:rPr>
        <w:t>ans le cadre des projets RENEBAT, Korner-Nievergelt et al</w:t>
      </w:r>
      <w:r w:rsidRPr="00221109">
        <w:rPr>
          <w:rFonts w:ascii="Arial" w:hAnsi="Arial" w:cs="Arial"/>
        </w:rPr>
        <w:t>. (2013)</w:t>
      </w:r>
      <w:r>
        <w:rPr>
          <w:rFonts w:ascii="Arial" w:hAnsi="Arial" w:cs="Arial"/>
        </w:rPr>
        <w:t xml:space="preserve"> ont modélisé le taux de mortalité à partir </w:t>
      </w:r>
      <w:r w:rsidRPr="00221109">
        <w:rPr>
          <w:rFonts w:ascii="Arial" w:hAnsi="Arial" w:cs="Arial"/>
        </w:rPr>
        <w:t>de l’</w:t>
      </w:r>
      <w:r>
        <w:rPr>
          <w:rFonts w:ascii="Arial" w:hAnsi="Arial" w:cs="Arial"/>
        </w:rPr>
        <w:t xml:space="preserve">activité des chiroptères, de la vitesse du vent et du diamètre des rotors des éoliennes </w:t>
      </w:r>
      <w:r>
        <w:rPr>
          <w:rFonts w:ascii="Arial" w:hAnsi="Arial" w:cs="Arial"/>
        </w:rPr>
        <w:fldChar w:fldCharType="begin"/>
      </w:r>
      <w:r>
        <w:rPr>
          <w:rFonts w:ascii="Arial" w:hAnsi="Arial" w:cs="Arial"/>
        </w:rPr>
        <w:instrText xml:space="preserve"> ADDIN ZOTERO_ITEM CSL_CITATION {"citationID":"Dqpm0dYn","properties":{"formattedCitation":"(Korner-Nievergelt et al. 2013)","plainCitation":"(Korner-Nievergelt et al. 2013)","noteIndex":0},"citationItems":[{"id":77,"uris":["http://zotero.org/users/local/YDB3GLjc/items/BNSGRWTP"],"uri":["http://zotero.org/users/local/YDB3GLjc/items/BNSGRWTP"],"itemData":{"id":77,"type":"article-journal","title":"Estimating Bat and Bird Mortality Occurring at Wind Energy Turbines from Covariates and Carcass Searches Using Mixture Models","container-title":"PLoS ONE","page":"e67997","volume":"8","issue":"7","source":"Crossref","DOI":"10.1371/journal.pone.0067997","ISSN":"1932-6203","language":"en","author":[{"family":"Korner-Nievergelt","given":"Fränzi"},{"family":"Brinkmann","given":"Robert"},{"family":"Niermann","given":"Ivo"},{"family":"Behr","given":"Oliver"}],"editor":[{"family":"Brigham","given":"R. Mark"}],"issued":{"date-parts":[["2013",7,3]]}}}],"schema":"https://github.com/citation-style-language/schema/raw/master/csl-citation.json"} </w:instrText>
      </w:r>
      <w:r>
        <w:rPr>
          <w:rFonts w:ascii="Arial" w:hAnsi="Arial" w:cs="Arial"/>
        </w:rPr>
        <w:fldChar w:fldCharType="separate"/>
      </w:r>
      <w:r>
        <w:rPr>
          <w:rFonts w:ascii="Arial" w:hAnsi="Arial" w:cs="Arial"/>
        </w:rPr>
        <w:t>(Korner-Nievergelt et al. 2013)</w:t>
      </w:r>
      <w:r>
        <w:rPr>
          <w:rFonts w:ascii="Arial" w:hAnsi="Arial" w:cs="Arial"/>
        </w:rPr>
        <w:fldChar w:fldCharType="end"/>
      </w:r>
      <w:r w:rsidRPr="00221109">
        <w:rPr>
          <w:rFonts w:ascii="Arial" w:hAnsi="Arial" w:cs="Arial"/>
        </w:rPr>
        <w:t xml:space="preserve"> et</w:t>
      </w:r>
      <w:r>
        <w:rPr>
          <w:rFonts w:ascii="Arial" w:hAnsi="Arial" w:cs="Arial"/>
        </w:rPr>
        <w:t xml:space="preserve"> démontré que le taux de mortalité augmente avec l’activité </w:t>
      </w:r>
      <w:r>
        <w:rPr>
          <w:rFonts w:ascii="Arial" w:hAnsi="Arial" w:cs="Arial"/>
        </w:rPr>
        <w:fldChar w:fldCharType="begin"/>
      </w:r>
      <w:r>
        <w:rPr>
          <w:rFonts w:ascii="Arial" w:hAnsi="Arial" w:cs="Arial"/>
        </w:rPr>
        <w:instrText xml:space="preserve"> ADDIN ZOTERO_ITEM CSL_CITATION {"citationID":"H6jHzHvJ","properties":{"formattedCitation":"(Korner-Nievergelt et al. 2013; Heitz et Jung 2017)","plainCitation":"(Korner-Nievergelt et al. 2013; Heitz et Jung 2017)","dontUpdate":true,"noteIndex":0},"citationItems":[{"id":77,"uris":["http://zotero.org/users/local/YDB3GLjc/items/BNSGRWTP"],"uri":["http://zotero.org/users/local/YDB3GLjc/items/BNSGRWTP"],"itemData":{"id":77,"type":"article-journal","title":"Estimating Bat and Bird Mortality Occurring at Wind Energy Turbines from Covariates and Carcass Searches Using Mixture Models","container-title":"PLoS ONE","page":"e67997","volume":"8","issue":"7","source":"Crossref","DOI":"10.1371/journal.pone.0067997","ISSN":"1932-6203","language":"en","author":[{"family":"Korner-Nievergelt","given":"Fränzi"},{"family":"Brinkmann","given":"Robert"},{"family":"Niermann","given":"Ivo"},{"family":"Behr","given":"Oliver"}],"editor":[{"family":"Brigham","given":"R. Mark"}],"issued":{"date-parts":[["2013",7,3]]}}},{"id":58,"uris":["http://zotero.org/users/local/YDB3GLjc/items/D85QMWTS"],"uri":["http://zotero.org/users/local/YDB3GLjc/items/D85QMWTS"],"itemData":{"id":58,"type":"book","title":"Impact de l’activité éolienne sur les populations de chiroptères","author":[{"family":"Heitz","given":"Céline"},{"family":"Jung","given":"Lise"}],"issued":{"date-parts":[["2017",5]]}}}],"schema":"https://github.com/citation-style-language/schema/raw/master/csl-citation.json"} </w:instrText>
      </w:r>
      <w:r>
        <w:rPr>
          <w:rFonts w:ascii="Arial" w:hAnsi="Arial" w:cs="Arial"/>
        </w:rPr>
        <w:fldChar w:fldCharType="separate"/>
      </w:r>
      <w:r>
        <w:rPr>
          <w:rFonts w:ascii="Arial" w:hAnsi="Arial" w:cs="Arial"/>
        </w:rPr>
        <w:t>(Korner-Nievergelt et al. 2013 ; Heitz et Jung 2017)</w:t>
      </w:r>
      <w:r>
        <w:rPr>
          <w:rFonts w:ascii="Arial" w:hAnsi="Arial" w:cs="Arial"/>
        </w:rPr>
        <w:fldChar w:fldCharType="end"/>
      </w:r>
      <w:r>
        <w:rPr>
          <w:rFonts w:ascii="Arial" w:hAnsi="Arial" w:cs="Arial"/>
        </w:rPr>
        <w:t>.</w:t>
      </w:r>
      <w:r w:rsidRPr="00221109">
        <w:rPr>
          <w:rFonts w:ascii="Arial" w:hAnsi="Arial" w:cs="Arial"/>
        </w:rPr>
        <w:t xml:space="preserve"> L’activité acoustique est donc un</w:t>
      </w:r>
      <w:r w:rsidR="00221109" w:rsidRPr="00221109">
        <w:rPr>
          <w:rFonts w:ascii="Arial" w:hAnsi="Arial" w:cs="Arial"/>
        </w:rPr>
        <w:t xml:space="preserve"> « </w:t>
      </w:r>
      <w:r w:rsidR="00DB5B93" w:rsidRPr="00221109">
        <w:rPr>
          <w:rFonts w:ascii="Arial" w:hAnsi="Arial" w:cs="Arial"/>
        </w:rPr>
        <w:t>proxy »</w:t>
      </w:r>
      <w:r w:rsidRPr="00221109">
        <w:rPr>
          <w:rFonts w:ascii="Arial" w:hAnsi="Arial" w:cs="Arial"/>
        </w:rPr>
        <w:t xml:space="preserve"> ou indicateur du risque de mortalité par collision.</w:t>
      </w:r>
    </w:p>
    <w:p w14:paraId="30F15AD7" w14:textId="77777777" w:rsidR="006A1AA6" w:rsidRDefault="000A249A">
      <w:pPr>
        <w:pStyle w:val="Titre1"/>
        <w:numPr>
          <w:ilvl w:val="2"/>
          <w:numId w:val="1"/>
        </w:numPr>
        <w:rPr>
          <w:rFonts w:cs="Arial"/>
        </w:rPr>
      </w:pPr>
      <w:bookmarkStart w:id="60" w:name="_Toc18874364"/>
      <w:r>
        <w:rPr>
          <w:rFonts w:cs="Arial"/>
        </w:rPr>
        <w:t>Matériel de mesure</w:t>
      </w:r>
      <w:bookmarkEnd w:id="60"/>
    </w:p>
    <w:p w14:paraId="3636A633" w14:textId="405EFCF2" w:rsidR="006A1AA6" w:rsidRDefault="000A249A">
      <w:pPr>
        <w:widowControl/>
        <w:suppressAutoHyphens w:val="0"/>
        <w:autoSpaceDE w:val="0"/>
        <w:autoSpaceDN w:val="0"/>
        <w:adjustRightInd w:val="0"/>
        <w:spacing w:after="0" w:line="240" w:lineRule="auto"/>
        <w:rPr>
          <w:rFonts w:ascii="Arial" w:eastAsia="Times New Roman" w:hAnsi="Arial" w:cs="Arial"/>
          <w:color w:val="000000"/>
        </w:rPr>
      </w:pPr>
      <w:r>
        <w:rPr>
          <w:rFonts w:ascii="Arial" w:eastAsia="Times New Roman" w:hAnsi="Arial" w:cs="Arial"/>
          <w:color w:val="000000"/>
        </w:rPr>
        <w:t>Les données acoustiques ont été récoltées entre 2013 et 2018 dans le cadre d'études d'impact environnemental de</w:t>
      </w:r>
      <w:r w:rsidRPr="006D0703">
        <w:rPr>
          <w:rFonts w:ascii="Arial" w:eastAsia="Times New Roman" w:hAnsi="Arial" w:cs="Arial"/>
          <w:color w:val="000000"/>
        </w:rPr>
        <w:t xml:space="preserve"> projets</w:t>
      </w:r>
      <w:r>
        <w:rPr>
          <w:rFonts w:ascii="Arial" w:eastAsia="Times New Roman" w:hAnsi="Arial" w:cs="Arial"/>
          <w:color w:val="000000"/>
        </w:rPr>
        <w:t xml:space="preserve"> éoliens à l’aide de mats de mesure et d’enregistreurs acoustiques de la société Wildlife Acoustics (cf. figure 3). </w:t>
      </w:r>
    </w:p>
    <w:p w14:paraId="3DD9D94A" w14:textId="59C4584A"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color w:val="000000"/>
        </w:rPr>
        <w:t xml:space="preserve">Un “mat de mesure” est un dispositif d’observation installé sur le site du parc en amont de l’implantation des turbines. Ces mats sont équipés de capteurs mesurant les conditions météorologiques (vitesse et direction du vent ainsi que température, accessoirement l’humidité relative ou la pluviométrie) </w:t>
      </w:r>
      <w:r w:rsidRPr="006D0703">
        <w:rPr>
          <w:rFonts w:ascii="Arial" w:eastAsia="Times New Roman" w:hAnsi="Arial" w:cs="Arial"/>
          <w:color w:val="000000"/>
        </w:rPr>
        <w:t>ainsi que</w:t>
      </w:r>
      <w:r>
        <w:rPr>
          <w:rFonts w:ascii="Arial" w:eastAsia="Times New Roman" w:hAnsi="Arial" w:cs="Arial"/>
          <w:color w:val="000000"/>
        </w:rPr>
        <w:t xml:space="preserve"> l’activité acoustique des chiroptères</w:t>
      </w:r>
      <w:r w:rsidRPr="006D0703">
        <w:rPr>
          <w:rFonts w:ascii="Arial" w:eastAsia="Times New Roman" w:hAnsi="Arial" w:cs="Arial"/>
          <w:color w:val="000000"/>
        </w:rPr>
        <w:t xml:space="preserve"> à différentes altitudes</w:t>
      </w:r>
      <w:r>
        <w:rPr>
          <w:rFonts w:ascii="Arial" w:eastAsia="Times New Roman" w:hAnsi="Arial" w:cs="Arial"/>
          <w:color w:val="000000"/>
        </w:rPr>
        <w:t xml:space="preserve">. Un mat de mesure est typiquement doté de 2 à 4 </w:t>
      </w:r>
      <w:r>
        <w:rPr>
          <w:rFonts w:ascii="Arial" w:eastAsia="Times New Roman" w:hAnsi="Arial" w:cs="Arial"/>
        </w:rPr>
        <w:t>microphones à ultrasons (SMM-U1, SMM-U2 ou SMX-US)</w:t>
      </w:r>
      <w:r>
        <w:rPr>
          <w:rFonts w:ascii="Arial" w:eastAsia="Times New Roman" w:hAnsi="Arial" w:cs="Arial"/>
          <w:color w:val="000000"/>
        </w:rPr>
        <w:t>, d’un panneau solaire et d’un coffret (assurant le lien entre les différents éléments du dispositif). Afin d’étudier la distribution verticale de l’activité des chiroptères</w:t>
      </w:r>
      <w:r w:rsidRPr="006D0703">
        <w:rPr>
          <w:rFonts w:ascii="Arial" w:eastAsia="Times New Roman" w:hAnsi="Arial" w:cs="Arial"/>
          <w:color w:val="000000"/>
        </w:rPr>
        <w:t xml:space="preserve"> (en particulier pour distinguer l’activité à hauteur de pale et donc à risque de celle «au </w:t>
      </w:r>
      <w:r w:rsidR="00DB5B93" w:rsidRPr="006D0703">
        <w:rPr>
          <w:rFonts w:ascii="Arial" w:eastAsia="Times New Roman" w:hAnsi="Arial" w:cs="Arial"/>
          <w:color w:val="000000"/>
        </w:rPr>
        <w:t>sol »</w:t>
      </w:r>
      <w:r w:rsidRPr="006D0703">
        <w:rPr>
          <w:rFonts w:ascii="Arial" w:eastAsia="Times New Roman" w:hAnsi="Arial" w:cs="Arial"/>
          <w:color w:val="000000"/>
        </w:rPr>
        <w:t xml:space="preserve"> sans risque)</w:t>
      </w:r>
      <w:r>
        <w:rPr>
          <w:rFonts w:ascii="Arial" w:eastAsia="Times New Roman" w:hAnsi="Arial" w:cs="Arial"/>
          <w:color w:val="000000"/>
        </w:rPr>
        <w:t xml:space="preserve">, les microphones sont répartis à différentes hauteurs le long du mat selon ce mode opératoire classique (avec quelques exceptions) : un microphone au pied et un microphone au sommet du mât Cela permet de compter les passages d’individus au-dessus ou au-dessous de la hauteur médiane entre les deux microphones. Selon la hauteur des turbines qu’il est prévu d’installer, les microphones sont placés à des hauteurs allant </w:t>
      </w:r>
      <w:r>
        <w:rPr>
          <w:rFonts w:ascii="Arial" w:eastAsia="Times New Roman" w:hAnsi="Arial" w:cs="Arial"/>
        </w:rPr>
        <w:t>jusqu’à 100 m</w:t>
      </w:r>
      <w:r w:rsidR="006D0703">
        <w:rPr>
          <w:rFonts w:ascii="Arial" w:eastAsia="Times New Roman" w:hAnsi="Arial" w:cs="Arial"/>
        </w:rPr>
        <w:t xml:space="preserve"> </w:t>
      </w:r>
      <w:r w:rsidR="006D0703">
        <w:rPr>
          <w:rFonts w:ascii="Arial" w:eastAsia="Times New Roman" w:hAnsi="Arial" w:cs="Arial"/>
        </w:rPr>
        <w:fldChar w:fldCharType="begin"/>
      </w:r>
      <w:r w:rsidR="006D0703">
        <w:rPr>
          <w:rFonts w:ascii="Arial" w:eastAsia="Times New Roman" w:hAnsi="Arial" w:cs="Arial"/>
        </w:rPr>
        <w:instrText xml:space="preserve"> ADDIN ZOTERO_ITEM CSL_CITATION {"citationID":"MJFVqhxD","properties":{"formattedCitation":"(Devaux 2018)","plainCitation":"(Devaux 2018)","noteIndex":0},"citationItems":[{"id":128,"uris":["http://zotero.org/users/local/YDB3GLjc/items/D4664PFZ"],"uri":["http://zotero.org/users/local/YDB3GLjc/items/D4664PFZ"],"itemData":{"id":128,"type":"report","title":"Variabilité de présence des chiroptères en altitude","publisher":"Biotope","author":[{"family":"Devaux","given":"Tiphaine"}],"issued":{"date-parts":[["2018",8,24]]}}}],"schema":"https://github.com/citation-style-language/schema/raw/master/csl-citation.json"} </w:instrText>
      </w:r>
      <w:r w:rsidR="006D0703">
        <w:rPr>
          <w:rFonts w:ascii="Arial" w:eastAsia="Times New Roman" w:hAnsi="Arial" w:cs="Arial"/>
        </w:rPr>
        <w:fldChar w:fldCharType="separate"/>
      </w:r>
      <w:r w:rsidR="006D0703" w:rsidRPr="006D0703">
        <w:rPr>
          <w:rFonts w:ascii="Arial" w:hAnsi="Arial" w:cs="Arial"/>
        </w:rPr>
        <w:t>(Devaux 2018)</w:t>
      </w:r>
      <w:r w:rsidR="006D0703">
        <w:rPr>
          <w:rFonts w:ascii="Arial" w:eastAsia="Times New Roman" w:hAnsi="Arial" w:cs="Arial"/>
        </w:rPr>
        <w:fldChar w:fldCharType="end"/>
      </w:r>
      <w:r>
        <w:rPr>
          <w:rFonts w:ascii="Arial" w:eastAsia="Times New Roman" w:hAnsi="Arial" w:cs="Arial"/>
        </w:rPr>
        <w:t>.</w:t>
      </w:r>
    </w:p>
    <w:p w14:paraId="6971BED4"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4BB2A7C7"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1FDB5230" w14:textId="77777777" w:rsidR="006A1AA6" w:rsidRDefault="000A249A">
      <w:pPr>
        <w:keepNext/>
        <w:rPr>
          <w:rFonts w:ascii="Arial" w:hAnsi="Arial" w:cs="Arial"/>
        </w:rPr>
      </w:pPr>
      <w:r>
        <w:rPr>
          <w:rFonts w:ascii="Arial" w:hAnsi="Arial" w:cs="Arial"/>
          <w:noProof/>
        </w:rPr>
        <w:drawing>
          <wp:inline distT="0" distB="0" distL="0" distR="0" wp14:anchorId="6B305F79" wp14:editId="39CB90B4">
            <wp:extent cx="3086100" cy="34632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22"/>
                    <a:stretch>
                      <a:fillRect/>
                    </a:stretch>
                  </pic:blipFill>
                  <pic:spPr>
                    <a:xfrm>
                      <a:off x="0" y="0"/>
                      <a:ext cx="3099089" cy="3478054"/>
                    </a:xfrm>
                    <a:prstGeom prst="rect">
                      <a:avLst/>
                    </a:prstGeom>
                  </pic:spPr>
                </pic:pic>
              </a:graphicData>
            </a:graphic>
          </wp:inline>
        </w:drawing>
      </w:r>
    </w:p>
    <w:p w14:paraId="77898D08" w14:textId="3849C3BD" w:rsidR="006D0703" w:rsidRPr="006D0703" w:rsidRDefault="000A249A" w:rsidP="006D0703">
      <w:pPr>
        <w:pStyle w:val="Lgende"/>
        <w:rPr>
          <w:rFonts w:ascii="Arial" w:hAnsi="Arial" w:cs="Arial"/>
        </w:rPr>
      </w:pPr>
      <w:bookmarkStart w:id="61" w:name="_Toc18874315"/>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sidR="00326AA6">
        <w:rPr>
          <w:rFonts w:ascii="Arial" w:hAnsi="Arial" w:cs="Arial"/>
          <w:noProof/>
        </w:rPr>
        <w:t>3</w:t>
      </w:r>
      <w:r>
        <w:rPr>
          <w:rFonts w:ascii="Arial" w:hAnsi="Arial" w:cs="Arial"/>
        </w:rPr>
        <w:fldChar w:fldCharType="end"/>
      </w:r>
      <w:r>
        <w:rPr>
          <w:rFonts w:ascii="Arial" w:hAnsi="Arial" w:cs="Arial"/>
        </w:rPr>
        <w:t>: Dispositif d'enregistrement acoustiqu</w:t>
      </w:r>
      <w:r w:rsidR="006D0703">
        <w:rPr>
          <w:rFonts w:ascii="Arial" w:hAnsi="Arial" w:cs="Arial"/>
        </w:rPr>
        <w:t xml:space="preserve">e source : </w:t>
      </w:r>
      <w:r w:rsidR="006D0703">
        <w:rPr>
          <w:rFonts w:ascii="Arial" w:hAnsi="Arial" w:cs="Arial"/>
        </w:rPr>
        <w:fldChar w:fldCharType="begin"/>
      </w:r>
      <w:r w:rsidR="006D0703">
        <w:rPr>
          <w:rFonts w:ascii="Arial" w:hAnsi="Arial" w:cs="Arial"/>
        </w:rPr>
        <w:instrText xml:space="preserve"> ADDIN ZOTERO_ITEM CSL_CITATION {"citationID":"M0MGhVnV","properties":{"formattedCitation":"(Devaux 2018)","plainCitation":"(Devaux 2018)","noteIndex":0},"citationItems":[{"id":128,"uris":["http://zotero.org/users/local/YDB3GLjc/items/D4664PFZ"],"uri":["http://zotero.org/users/local/YDB3GLjc/items/D4664PFZ"],"itemData":{"id":128,"type":"report","title":"Variabilité de présence des chiroptères en altitude","publisher":"Biotope","author":[{"family":"Devaux","given":"Tiphaine"}],"issued":{"date-parts":[["2018",8,24]]}}}],"schema":"https://github.com/citation-style-language/schema/raw/master/csl-citation.json"} </w:instrText>
      </w:r>
      <w:r w:rsidR="006D0703">
        <w:rPr>
          <w:rFonts w:ascii="Arial" w:hAnsi="Arial" w:cs="Arial"/>
        </w:rPr>
        <w:fldChar w:fldCharType="separate"/>
      </w:r>
      <w:r w:rsidR="006D0703" w:rsidRPr="006D0703">
        <w:rPr>
          <w:rFonts w:ascii="Arial" w:hAnsi="Arial" w:cs="Arial"/>
        </w:rPr>
        <w:t>(Devaux 2018)</w:t>
      </w:r>
      <w:bookmarkEnd w:id="61"/>
      <w:r w:rsidR="006D0703">
        <w:rPr>
          <w:rFonts w:ascii="Arial" w:hAnsi="Arial" w:cs="Arial"/>
        </w:rPr>
        <w:fldChar w:fldCharType="end"/>
      </w:r>
    </w:p>
    <w:p w14:paraId="0696C3CA" w14:textId="77777777" w:rsidR="006A1AA6" w:rsidRDefault="000A249A">
      <w:pPr>
        <w:pStyle w:val="Titre1"/>
        <w:numPr>
          <w:ilvl w:val="2"/>
          <w:numId w:val="1"/>
        </w:numPr>
        <w:rPr>
          <w:rFonts w:cs="Arial"/>
        </w:rPr>
      </w:pPr>
      <w:bookmarkStart w:id="62" w:name="_Toc18874365"/>
      <w:r>
        <w:rPr>
          <w:rFonts w:cs="Arial"/>
        </w:rPr>
        <w:t>Analyses de routine</w:t>
      </w:r>
      <w:bookmarkEnd w:id="62"/>
    </w:p>
    <w:p w14:paraId="60E1D1E1" w14:textId="77777777" w:rsidR="006A1AA6" w:rsidRDefault="000A249A">
      <w:pPr>
        <w:widowControl/>
        <w:suppressAutoHyphens w:val="0"/>
        <w:autoSpaceDE w:val="0"/>
        <w:autoSpaceDN w:val="0"/>
        <w:adjustRightInd w:val="0"/>
        <w:spacing w:after="0" w:line="240" w:lineRule="auto"/>
        <w:rPr>
          <w:rFonts w:ascii="Arial" w:hAnsi="Arial" w:cs="Arial"/>
        </w:rPr>
      </w:pPr>
      <w:r>
        <w:rPr>
          <w:rFonts w:ascii="Arial" w:eastAsia="Times New Roman" w:hAnsi="Arial" w:cs="Arial"/>
        </w:rPr>
        <w:t xml:space="preserve">Dans un premier temps, les enregistrements sont analysés avec le logiciel Sonochiro® (le logiciel de classification taxonomique des signaux acoustiques dans le domaine des ultrasons, développé </w:t>
      </w:r>
      <w:r w:rsidRPr="006D0703">
        <w:rPr>
          <w:rFonts w:ascii="Arial" w:eastAsia="Times New Roman" w:hAnsi="Arial" w:cs="Arial"/>
        </w:rPr>
        <w:t xml:space="preserve">et commercialisé </w:t>
      </w:r>
      <w:r>
        <w:rPr>
          <w:rFonts w:ascii="Arial" w:eastAsia="Times New Roman" w:hAnsi="Arial" w:cs="Arial"/>
        </w:rPr>
        <w:t xml:space="preserve">par Biotope). Ce traitement permet d’inventorier </w:t>
      </w:r>
      <w:r>
        <w:rPr>
          <w:rFonts w:ascii="Arial" w:hAnsi="Arial" w:cs="Arial"/>
        </w:rPr>
        <w:t xml:space="preserve">les espèces présentes, de dénombrer les signaux ultrasons détectés (cris et contacts) et de quantifier l’activité de chasse pour chacun des micros. </w:t>
      </w:r>
    </w:p>
    <w:p w14:paraId="523D991A"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Si la classification taxonomique automatique fournit en moyenne de bons résultats, il subsiste des erreurs. Ces erreurs peuvent être de nature aléatoire (e.g en fonction du ratio signal sur bruit) ou systématique (certaines espèces ayant tendance à être plus facilement confondues</w:t>
      </w:r>
      <w:r w:rsidRPr="006D0703">
        <w:rPr>
          <w:rFonts w:ascii="Arial" w:eastAsia="Times New Roman" w:hAnsi="Arial" w:cs="Arial"/>
        </w:rPr>
        <w:t xml:space="preserve"> entre elles ou avec des signaux parasites</w:t>
      </w:r>
      <w:r>
        <w:rPr>
          <w:rFonts w:ascii="Arial" w:eastAsia="Times New Roman" w:hAnsi="Arial" w:cs="Arial"/>
        </w:rPr>
        <w:t>). Dans ce dernier cas, les erreurs peuvent biaiser significativement l’estimation de l’activité des espèces concernées. C</w:t>
      </w:r>
      <w:r>
        <w:rPr>
          <w:rFonts w:ascii="Arial" w:hAnsi="Arial" w:cs="Arial"/>
        </w:rPr>
        <w:t xml:space="preserve">’est pourquoi, il est couramment effectué </w:t>
      </w:r>
      <w:r>
        <w:rPr>
          <w:rFonts w:ascii="Arial" w:eastAsia="Times New Roman" w:hAnsi="Arial" w:cs="Arial"/>
        </w:rPr>
        <w:t>une vérification manuelle des résultats de la classification automatique des signaux détectés. Cette pratique est systématisée dans les études effectuée</w:t>
      </w:r>
      <w:r w:rsidRPr="006D0703">
        <w:rPr>
          <w:rFonts w:ascii="Arial" w:eastAsia="Times New Roman" w:hAnsi="Arial" w:cs="Arial"/>
        </w:rPr>
        <w:t>s</w:t>
      </w:r>
      <w:r>
        <w:rPr>
          <w:rFonts w:ascii="Arial" w:eastAsia="Times New Roman" w:hAnsi="Arial" w:cs="Arial"/>
        </w:rPr>
        <w:t xml:space="preserve"> par Biotope si bien que l’ensemble des données ont été ainsi corrigées avant de nous être transmises.</w:t>
      </w:r>
    </w:p>
    <w:p w14:paraId="202757A9" w14:textId="77777777" w:rsidR="006A1AA6" w:rsidRDefault="006A1AA6">
      <w:pPr>
        <w:widowControl/>
        <w:suppressAutoHyphens w:val="0"/>
        <w:autoSpaceDE w:val="0"/>
        <w:autoSpaceDN w:val="0"/>
        <w:adjustRightInd w:val="0"/>
        <w:spacing w:after="0" w:line="240" w:lineRule="auto"/>
        <w:rPr>
          <w:rFonts w:ascii="Arial" w:hAnsi="Arial" w:cs="Arial"/>
        </w:rPr>
      </w:pPr>
      <w:bookmarkStart w:id="63" w:name="_Hlk18416124"/>
    </w:p>
    <w:p w14:paraId="205AA060"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hAnsi="Arial" w:cs="Arial"/>
        </w:rPr>
        <w:t>Dans un second temps, un traitement de routine sur le logiciel R</w:t>
      </w:r>
      <w:bookmarkEnd w:id="63"/>
      <w:r>
        <w:rPr>
          <w:rFonts w:ascii="Arial" w:hAnsi="Arial" w:cs="Arial"/>
        </w:rPr>
        <w:t xml:space="preserve"> (basé sur la corrélation croisée entre les signaux acoustiques des différentes paires de microphones) est appliqué pour déterminer les différences de temps d’arrivée des signaux sur les différents micro</w:t>
      </w:r>
      <w:r w:rsidRPr="006D0703">
        <w:rPr>
          <w:rFonts w:ascii="Arial" w:hAnsi="Arial" w:cs="Arial"/>
        </w:rPr>
        <w:t>phone</w:t>
      </w:r>
      <w:r>
        <w:rPr>
          <w:rFonts w:ascii="Arial" w:hAnsi="Arial" w:cs="Arial"/>
        </w:rPr>
        <w:t xml:space="preserve">s. Les contacts sont attribués à la gamme d’altitude correspondant au microphone où ils ont été détectés les premiers (“Contact &gt; hauteur médiane”, “Contact &lt; hauteur médiane”, où la hauteur médiane est celle du </w:t>
      </w:r>
      <w:r>
        <w:rPr>
          <w:rFonts w:ascii="Arial" w:hAnsi="Arial" w:cs="Arial"/>
        </w:rPr>
        <w:lastRenderedPageBreak/>
        <w:t>plan médian séparant la paire de microphones considérée</w:t>
      </w:r>
      <w:r>
        <w:rPr>
          <w:rStyle w:val="Appelnotedebasdep"/>
          <w:rFonts w:ascii="Arial" w:hAnsi="Arial" w:cs="Arial"/>
        </w:rPr>
        <w:footnoteReference w:id="2"/>
      </w:r>
      <w:r>
        <w:rPr>
          <w:rFonts w:ascii="Arial" w:hAnsi="Arial" w:cs="Arial"/>
        </w:rPr>
        <w:t xml:space="preserve">). On a ainsi une estimation grossière de la hauteur de vol obtenue </w:t>
      </w:r>
      <w:r>
        <w:rPr>
          <w:rFonts w:ascii="Arial" w:eastAsia="Times New Roman" w:hAnsi="Arial" w:cs="Arial"/>
        </w:rPr>
        <w:t xml:space="preserve">de manière automatique. </w:t>
      </w:r>
    </w:p>
    <w:p w14:paraId="29600227" w14:textId="77777777" w:rsidR="006A1AA6" w:rsidRDefault="000A249A">
      <w:pPr>
        <w:pStyle w:val="Titre1"/>
        <w:numPr>
          <w:ilvl w:val="1"/>
          <w:numId w:val="1"/>
        </w:numPr>
        <w:rPr>
          <w:rFonts w:cs="Arial"/>
          <w:sz w:val="40"/>
          <w:szCs w:val="36"/>
        </w:rPr>
      </w:pPr>
      <w:bookmarkStart w:id="64" w:name="_Toc18874366"/>
      <w:r>
        <w:rPr>
          <w:rFonts w:cs="Arial"/>
          <w:sz w:val="40"/>
          <w:szCs w:val="36"/>
        </w:rPr>
        <w:t>Stratégie de bridage</w:t>
      </w:r>
      <w:bookmarkEnd w:id="64"/>
    </w:p>
    <w:p w14:paraId="633F58E6" w14:textId="77777777" w:rsidR="006A1AA6" w:rsidRDefault="000A249A">
      <w:pPr>
        <w:pStyle w:val="Titre1"/>
        <w:numPr>
          <w:ilvl w:val="2"/>
          <w:numId w:val="1"/>
        </w:numPr>
        <w:rPr>
          <w:rFonts w:cs="Arial"/>
        </w:rPr>
      </w:pPr>
      <w:bookmarkStart w:id="65" w:name="_Ref18056770"/>
      <w:bookmarkStart w:id="66" w:name="_Ref18056749"/>
      <w:bookmarkStart w:id="67" w:name="_Ref18056743"/>
      <w:bookmarkStart w:id="68" w:name="_Ref18158506"/>
      <w:bookmarkStart w:id="69" w:name="_Toc18874367"/>
      <w:r>
        <w:rPr>
          <w:rFonts w:cs="Arial"/>
        </w:rPr>
        <w:t>Définition</w:t>
      </w:r>
      <w:bookmarkEnd w:id="65"/>
      <w:bookmarkEnd w:id="66"/>
      <w:bookmarkEnd w:id="67"/>
      <w:bookmarkEnd w:id="68"/>
      <w:bookmarkEnd w:id="69"/>
    </w:p>
    <w:p w14:paraId="10425B61" w14:textId="37919E0D" w:rsidR="006A1AA6" w:rsidRDefault="000A249A">
      <w:pPr>
        <w:pStyle w:val="pfetitre1"/>
        <w:numPr>
          <w:ilvl w:val="0"/>
          <w:numId w:val="0"/>
        </w:numPr>
        <w:spacing w:before="0" w:after="0"/>
        <w:ind w:firstLine="567"/>
        <w:jc w:val="both"/>
        <w:rPr>
          <w:rFonts w:cs="Arial"/>
          <w:b w:val="0"/>
          <w:smallCaps w:val="0"/>
          <w:sz w:val="24"/>
        </w:rPr>
      </w:pPr>
      <w:r>
        <w:rPr>
          <w:rFonts w:cs="Arial"/>
          <w:b w:val="0"/>
          <w:smallCaps w:val="0"/>
          <w:sz w:val="24"/>
        </w:rPr>
        <w:t>Une stratégie de bridage est une méthode permettant de décider si</w:t>
      </w:r>
      <w:r w:rsidRPr="006D0703">
        <w:rPr>
          <w:rFonts w:cs="Arial"/>
          <w:b w:val="0"/>
          <w:smallCaps w:val="0"/>
          <w:sz w:val="24"/>
        </w:rPr>
        <w:t xml:space="preserve"> la rotation d’</w:t>
      </w:r>
      <w:del w:id="70" w:author="ylebras" w:date="2019-09-06T16:30:00Z">
        <w:r>
          <w:rPr>
            <w:rFonts w:cs="Arial"/>
            <w:b w:val="0"/>
            <w:smallCaps w:val="0"/>
            <w:sz w:val="24"/>
          </w:rPr>
          <w:delText xml:space="preserve"> </w:delText>
        </w:r>
      </w:del>
      <w:r>
        <w:rPr>
          <w:rFonts w:cs="Arial"/>
          <w:b w:val="0"/>
          <w:smallCaps w:val="0"/>
          <w:sz w:val="24"/>
        </w:rPr>
        <w:t xml:space="preserve">une turbine doit être </w:t>
      </w:r>
      <w:r w:rsidRPr="00AE32F4">
        <w:rPr>
          <w:rFonts w:cs="Arial"/>
          <w:b w:val="0"/>
          <w:smallCaps w:val="0"/>
          <w:sz w:val="24"/>
        </w:rPr>
        <w:t>interrompue</w:t>
      </w:r>
      <w:r>
        <w:rPr>
          <w:rFonts w:cs="Arial"/>
          <w:b w:val="0"/>
          <w:smallCaps w:val="0"/>
          <w:sz w:val="24"/>
        </w:rPr>
        <w:t xml:space="preserve"> ou pas. Elle a pour objectif de trouver le meilleur compromis entre production d’énergie et réduction du taux de mortalité des chiroptères.</w:t>
      </w:r>
      <w:r w:rsidR="006D0703">
        <w:rPr>
          <w:rFonts w:cs="Arial"/>
          <w:b w:val="0"/>
          <w:smallCaps w:val="0"/>
          <w:sz w:val="24"/>
        </w:rPr>
        <w:t xml:space="preserve"> U</w:t>
      </w:r>
      <w:r w:rsidR="006D0703" w:rsidRPr="006D0703">
        <w:rPr>
          <w:rFonts w:cs="Arial"/>
          <w:b w:val="0"/>
          <w:smallCaps w:val="0"/>
          <w:sz w:val="24"/>
        </w:rPr>
        <w:t>ne revue de littérature des stratégies de bridag</w:t>
      </w:r>
      <w:r w:rsidR="006D0703">
        <w:rPr>
          <w:rFonts w:cs="Arial"/>
          <w:b w:val="0"/>
          <w:smallCaps w:val="0"/>
          <w:sz w:val="24"/>
        </w:rPr>
        <w:t xml:space="preserve">e </w:t>
      </w:r>
      <w:r>
        <w:rPr>
          <w:rFonts w:cs="Arial"/>
          <w:b w:val="0"/>
          <w:smallCaps w:val="0"/>
          <w:sz w:val="24"/>
        </w:rPr>
        <w:t>existante</w:t>
      </w:r>
      <w:r w:rsidRPr="00AE32F4">
        <w:rPr>
          <w:rFonts w:cs="Arial"/>
          <w:b w:val="0"/>
          <w:smallCaps w:val="0"/>
          <w:sz w:val="24"/>
        </w:rPr>
        <w:t>s</w:t>
      </w:r>
      <w:r>
        <w:rPr>
          <w:rFonts w:cs="Arial"/>
          <w:b w:val="0"/>
          <w:smallCaps w:val="0"/>
          <w:sz w:val="24"/>
        </w:rPr>
        <w:t xml:space="preserve"> en France </w:t>
      </w:r>
      <w:r w:rsidR="00AE32F4">
        <w:rPr>
          <w:rFonts w:cs="Arial"/>
          <w:b w:val="0"/>
          <w:smallCaps w:val="0"/>
          <w:sz w:val="24"/>
        </w:rPr>
        <w:t xml:space="preserve">a été </w:t>
      </w:r>
      <w:r>
        <w:rPr>
          <w:rFonts w:cs="Arial"/>
          <w:b w:val="0"/>
          <w:smallCaps w:val="0"/>
          <w:sz w:val="24"/>
        </w:rPr>
        <w:t xml:space="preserve">réalisée par Heitz et Jung </w:t>
      </w:r>
      <w:r w:rsidRPr="000A249A">
        <w:rPr>
          <w:rFonts w:cs="Arial"/>
          <w:b w:val="0"/>
          <w:smallCaps w:val="0"/>
          <w:sz w:val="24"/>
        </w:rPr>
        <w:fldChar w:fldCharType="begin"/>
      </w:r>
      <w:r w:rsidR="00BD78B3">
        <w:rPr>
          <w:rFonts w:cs="Arial"/>
          <w:b w:val="0"/>
          <w:smallCaps w:val="0"/>
          <w:sz w:val="24"/>
        </w:rPr>
        <w:instrText xml:space="preserve"> ADDIN ZOTERO_ITEM CSL_CITATION {"citationID":"6w3I3C1u","properties":{"formattedCitation":"(Heitz et Jung 2017)","plainCitation":"(Heitz et Jung 2017)","dontUpdate":true,"noteIndex":0},"citationItems":[{"id":58,"uris":["http://zotero.org/users/local/YDB3GLjc/items/D85QMWTS"],"uri":["http://zotero.org/users/local/YDB3GLjc/items/D85QMWTS"],"itemData":{"id":58,"type":"book","title":"Impact de l’activité éolienne sur les populations de chiroptères","author":[{"family":"Heitz","given":"Céline"},{"family":"Jung","given":"Lise"}],"issued":{"date-parts":[["2017",5]]}}}],"schema":"https://github.com/citation-style-language/schema/raw/master/csl-citation.json"} </w:instrText>
      </w:r>
      <w:r w:rsidRPr="000A249A">
        <w:rPr>
          <w:rFonts w:cs="Arial"/>
          <w:b w:val="0"/>
          <w:smallCaps w:val="0"/>
          <w:sz w:val="24"/>
        </w:rPr>
        <w:fldChar w:fldCharType="separate"/>
      </w:r>
      <w:r w:rsidRPr="00AE32F4">
        <w:rPr>
          <w:rFonts w:cs="Arial"/>
          <w:b w:val="0"/>
          <w:sz w:val="24"/>
        </w:rPr>
        <w:t>(2017)</w:t>
      </w:r>
      <w:r w:rsidRPr="000A249A">
        <w:rPr>
          <w:rFonts w:cs="Arial"/>
          <w:b w:val="0"/>
          <w:smallCaps w:val="0"/>
          <w:sz w:val="24"/>
        </w:rPr>
        <w:fldChar w:fldCharType="end"/>
      </w:r>
      <w:r>
        <w:rPr>
          <w:rFonts w:cs="Arial"/>
          <w:b w:val="0"/>
          <w:smallCaps w:val="0"/>
          <w:sz w:val="24"/>
        </w:rPr>
        <w:t xml:space="preserve">. </w:t>
      </w:r>
    </w:p>
    <w:p w14:paraId="276E03F0" w14:textId="77777777" w:rsidR="006A1AA6" w:rsidRDefault="000A249A">
      <w:pPr>
        <w:pStyle w:val="Titre1"/>
        <w:numPr>
          <w:ilvl w:val="2"/>
          <w:numId w:val="1"/>
        </w:numPr>
        <w:rPr>
          <w:rFonts w:cs="Arial"/>
        </w:rPr>
      </w:pPr>
      <w:bookmarkStart w:id="71" w:name="_Toc18874368"/>
      <w:r>
        <w:rPr>
          <w:rFonts w:cs="Arial"/>
        </w:rPr>
        <w:t>Présentation de la stratégie de bridage développée dans le cadre de notre étude</w:t>
      </w:r>
      <w:bookmarkEnd w:id="71"/>
    </w:p>
    <w:p w14:paraId="4299C33D" w14:textId="5AE2E86D" w:rsidR="006A1AA6" w:rsidRDefault="000A249A">
      <w:pPr>
        <w:pStyle w:val="pfetitre1"/>
        <w:numPr>
          <w:ilvl w:val="0"/>
          <w:numId w:val="0"/>
        </w:numPr>
        <w:spacing w:before="0" w:after="0"/>
        <w:jc w:val="both"/>
        <w:rPr>
          <w:rFonts w:cs="Arial"/>
          <w:b w:val="0"/>
          <w:smallCaps w:val="0"/>
          <w:sz w:val="24"/>
        </w:rPr>
      </w:pPr>
      <w:r>
        <w:rPr>
          <w:rFonts w:cs="Arial"/>
          <w:b w:val="0"/>
          <w:smallCaps w:val="0"/>
          <w:sz w:val="24"/>
        </w:rPr>
        <w:t xml:space="preserve">Notre stratégie de bridage se base d’abord sur un modèle qui prend en compte la </w:t>
      </w:r>
      <w:r>
        <w:rPr>
          <w:rFonts w:cs="Arial"/>
          <w:bCs/>
          <w:smallCaps w:val="0"/>
          <w:sz w:val="24"/>
        </w:rPr>
        <w:t>vitesse du vent</w:t>
      </w:r>
      <w:r>
        <w:rPr>
          <w:rFonts w:cs="Arial"/>
          <w:b w:val="0"/>
          <w:smallCaps w:val="0"/>
          <w:sz w:val="24"/>
        </w:rPr>
        <w:t xml:space="preserve">, la </w:t>
      </w:r>
      <w:r>
        <w:rPr>
          <w:rFonts w:cs="Arial"/>
          <w:bCs/>
          <w:smallCaps w:val="0"/>
          <w:sz w:val="24"/>
        </w:rPr>
        <w:t>température</w:t>
      </w:r>
      <w:r>
        <w:rPr>
          <w:rFonts w:cs="Arial"/>
          <w:b w:val="0"/>
          <w:smallCaps w:val="0"/>
          <w:sz w:val="24"/>
        </w:rPr>
        <w:t>, l’</w:t>
      </w:r>
      <w:r>
        <w:rPr>
          <w:rFonts w:cs="Arial"/>
          <w:bCs/>
          <w:smallCaps w:val="0"/>
          <w:sz w:val="24"/>
        </w:rPr>
        <w:t>espèce</w:t>
      </w:r>
      <w:r>
        <w:rPr>
          <w:rFonts w:cs="Arial"/>
          <w:b w:val="0"/>
          <w:smallCaps w:val="0"/>
          <w:sz w:val="24"/>
        </w:rPr>
        <w:t xml:space="preserve">, </w:t>
      </w:r>
      <w:r>
        <w:rPr>
          <w:rFonts w:cs="Arial"/>
          <w:bCs/>
          <w:smallCaps w:val="0"/>
          <w:sz w:val="24"/>
        </w:rPr>
        <w:t>l’heure relative</w:t>
      </w:r>
      <w:r>
        <w:rPr>
          <w:rFonts w:cs="Arial"/>
          <w:b w:val="0"/>
          <w:smallCaps w:val="0"/>
          <w:sz w:val="24"/>
        </w:rPr>
        <w:t xml:space="preserve"> par rapport au coucher du soleil et la </w:t>
      </w:r>
      <w:r>
        <w:rPr>
          <w:rFonts w:cs="Arial"/>
          <w:bCs/>
          <w:smallCaps w:val="0"/>
          <w:sz w:val="24"/>
        </w:rPr>
        <w:t>date</w:t>
      </w:r>
      <w:r>
        <w:rPr>
          <w:rFonts w:cs="Arial"/>
          <w:b w:val="0"/>
          <w:smallCaps w:val="0"/>
          <w:sz w:val="24"/>
        </w:rPr>
        <w:t xml:space="preserve"> pour faire des prévisions d’activité des chiroptères et ensuite sur </w:t>
      </w:r>
      <w:r w:rsidRPr="00AE32F4">
        <w:rPr>
          <w:rFonts w:cs="Arial"/>
          <w:b w:val="0"/>
          <w:smallCaps w:val="0"/>
          <w:sz w:val="24"/>
        </w:rPr>
        <w:t xml:space="preserve">un modèle prédictif de la </w:t>
      </w:r>
      <w:r w:rsidRPr="009569A9">
        <w:rPr>
          <w:rFonts w:cs="Arial"/>
          <w:bCs/>
          <w:smallCaps w:val="0"/>
          <w:sz w:val="24"/>
        </w:rPr>
        <w:t>puissance produite</w:t>
      </w:r>
      <w:r w:rsidRPr="00AE32F4">
        <w:rPr>
          <w:rFonts w:cs="Arial"/>
          <w:b w:val="0"/>
          <w:smallCaps w:val="0"/>
          <w:sz w:val="24"/>
        </w:rPr>
        <w:t xml:space="preserve"> en fonction de la vitesse du vent et des caractéristiques techniques des turbines. La minimisation du </w:t>
      </w:r>
      <w:r>
        <w:rPr>
          <w:rFonts w:cs="Arial"/>
          <w:b w:val="0"/>
          <w:smallCaps w:val="0"/>
          <w:sz w:val="24"/>
        </w:rPr>
        <w:t xml:space="preserve">rapport </w:t>
      </w:r>
      <w:r>
        <w:rPr>
          <w:rFonts w:cs="Arial"/>
          <w:bCs/>
          <w:smallCaps w:val="0"/>
          <w:sz w:val="24"/>
        </w:rPr>
        <w:t>Activité prédite/</w:t>
      </w:r>
      <w:r w:rsidRPr="00AE32F4">
        <w:rPr>
          <w:rFonts w:cs="Arial"/>
          <w:bCs/>
          <w:smallCaps w:val="0"/>
          <w:sz w:val="24"/>
        </w:rPr>
        <w:t>Énergie prédite</w:t>
      </w:r>
      <w:r w:rsidRPr="00AE32F4">
        <w:rPr>
          <w:rFonts w:cs="Arial"/>
          <w:b w:val="0"/>
          <w:smallCaps w:val="0"/>
          <w:sz w:val="24"/>
        </w:rPr>
        <w:t xml:space="preserve"> sert ensuite </w:t>
      </w:r>
      <w:r>
        <w:rPr>
          <w:rFonts w:cs="Arial"/>
          <w:b w:val="0"/>
          <w:smallCaps w:val="0"/>
          <w:sz w:val="24"/>
        </w:rPr>
        <w:t xml:space="preserve">comme critère de décision pour le bridage des éoliennes. </w:t>
      </w:r>
      <w:r w:rsidRPr="00AE32F4">
        <w:rPr>
          <w:rFonts w:cs="Arial"/>
          <w:b w:val="0"/>
          <w:smallCaps w:val="0"/>
          <w:sz w:val="24"/>
        </w:rPr>
        <w:t>O</w:t>
      </w:r>
      <w:r>
        <w:rPr>
          <w:rFonts w:cs="Arial"/>
          <w:b w:val="0"/>
          <w:smallCaps w:val="0"/>
          <w:sz w:val="24"/>
        </w:rPr>
        <w:t>n décide de brider les éoliennes quand ce rapport dépasse un seu</w:t>
      </w:r>
      <w:r w:rsidRPr="00AE32F4">
        <w:rPr>
          <w:rFonts w:cs="Arial"/>
          <w:b w:val="0"/>
          <w:smallCaps w:val="0"/>
          <w:sz w:val="24"/>
        </w:rPr>
        <w:t>i</w:t>
      </w:r>
      <w:r>
        <w:rPr>
          <w:rFonts w:cs="Arial"/>
          <w:b w:val="0"/>
          <w:smallCaps w:val="0"/>
          <w:sz w:val="24"/>
        </w:rPr>
        <w:t>l qu’on s’est préalablement fixé, sinon on laisse les éoliennes fonctionner normalement.</w:t>
      </w:r>
    </w:p>
    <w:p w14:paraId="0024CD0F" w14:textId="1D4228BF" w:rsidR="006A1AA6" w:rsidRDefault="000A249A">
      <w:pPr>
        <w:pStyle w:val="Default"/>
        <w:jc w:val="both"/>
        <w:rPr>
          <w:rFonts w:ascii="Arial" w:hAnsi="Arial" w:cs="Arial"/>
        </w:rPr>
      </w:pPr>
      <w:r w:rsidRPr="00AE32F4">
        <w:rPr>
          <w:rFonts w:ascii="Arial" w:hAnsi="Arial" w:cs="Arial"/>
        </w:rPr>
        <w:t>O</w:t>
      </w:r>
      <w:r>
        <w:rPr>
          <w:rFonts w:ascii="Arial" w:hAnsi="Arial" w:cs="Arial"/>
        </w:rPr>
        <w:t>n aurait pu choisir le rapport entre le taux</w:t>
      </w:r>
      <w:r>
        <w:rPr>
          <w:rFonts w:ascii="Arial" w:hAnsi="Arial" w:cs="Arial"/>
          <w:b/>
          <w:bCs/>
        </w:rPr>
        <w:t xml:space="preserve"> de mortalité prédit et l’énergie</w:t>
      </w:r>
      <w:r>
        <w:rPr>
          <w:rFonts w:ascii="Arial" w:hAnsi="Arial" w:cs="Arial"/>
        </w:rPr>
        <w:t xml:space="preserve"> comme critère de décision mais nous ne disposons pas de données de suivi de mortalité conséquente pour notre étude. </w:t>
      </w:r>
      <w:r w:rsidRPr="00AE32F4">
        <w:rPr>
          <w:rFonts w:ascii="Arial" w:hAnsi="Arial" w:cs="Arial"/>
        </w:rPr>
        <w:t>Cependant</w:t>
      </w:r>
      <w:r w:rsidR="009569A9">
        <w:rPr>
          <w:rFonts w:ascii="Arial" w:hAnsi="Arial" w:cs="Arial"/>
        </w:rPr>
        <w:t>,</w:t>
      </w:r>
      <w:r w:rsidRPr="00AE32F4">
        <w:rPr>
          <w:rFonts w:ascii="Arial" w:hAnsi="Arial" w:cs="Arial"/>
        </w:rPr>
        <w:t xml:space="preserve"> </w:t>
      </w:r>
      <w:r>
        <w:rPr>
          <w:rFonts w:ascii="Arial" w:hAnsi="Arial" w:cs="Arial"/>
        </w:rPr>
        <w:t xml:space="preserve">il existe une corrélation positive entre l’activité des chiroptères et le taux de mortalité </w:t>
      </w:r>
      <w:r>
        <w:rPr>
          <w:rFonts w:ascii="Arial" w:hAnsi="Arial" w:cs="Arial"/>
        </w:rPr>
        <w:fldChar w:fldCharType="begin"/>
      </w:r>
      <w:r>
        <w:rPr>
          <w:rFonts w:ascii="Arial" w:hAnsi="Arial" w:cs="Arial"/>
        </w:rPr>
        <w:instrText xml:space="preserve"> ADDIN ZOTERO_ITEM CSL_CITATION {"citationID":"Iu34tT2Q","properties":{"formattedCitation":"(Korner-Nievergelt et al. 2013; Heitz et Jung 2017)","plainCitation":"(Korner-Nievergelt et al. 2013; Heitz et Jung 2017)","dontUpdate":true,"noteIndex":0},"citationItems":[{"id":77,"uris":["http://zotero.org/users/local/YDB3GLjc/items/BNSGRWTP"],"uri":["http://zotero.org/users/local/YDB3GLjc/items/BNSGRWTP"],"itemData":{"id":77,"type":"article-journal","title":"Estimating Bat and Bird Mortality Occurring at Wind Energy Turbines from Covariates and Carcass Searches Using Mixture Models","container-title":"PLoS ONE","page":"e67997","volume":"8","issue":"7","source":"Crossref","DOI":"10.1371/journal.pone.0067997","ISSN":"1932-6203","language":"en","author":[{"family":"Korner-Nievergelt","given":"Fränzi"},{"family":"Brinkmann","given":"Robert"},{"family":"Niermann","given":"Ivo"},{"family":"Behr","given":"Oliver"}],"editor":[{"family":"Brigham","given":"R. Mark"}],"issued":{"date-parts":[["2013",7,3]]}}},{"id":58,"uris":["http://zotero.org/users/local/YDB3GLjc/items/D85QMWTS"],"uri":["http://zotero.org/users/local/YDB3GLjc/items/D85QMWTS"],"itemData":{"id":58,"type":"book","title":"Impact de l’activité éolienne sur les populations de chiroptères","author":[{"family":"Heitz","given":"Céline"},{"family":"Jung","given":"Lise"}],"issued":{"date-parts":[["2017",5]]}}}],"schema":"https://github.com/citation-style-language/schema/raw/master/csl-citation.json"} </w:instrText>
      </w:r>
      <w:r>
        <w:rPr>
          <w:rFonts w:ascii="Arial" w:hAnsi="Arial" w:cs="Arial"/>
        </w:rPr>
        <w:fldChar w:fldCharType="separate"/>
      </w:r>
      <w:r>
        <w:rPr>
          <w:rFonts w:ascii="Arial" w:hAnsi="Arial" w:cs="Arial"/>
        </w:rPr>
        <w:t>(Korner-Nievergelt et al. 2013 ; Heitz et Jung 2017)</w:t>
      </w:r>
      <w:r>
        <w:rPr>
          <w:rFonts w:ascii="Arial" w:hAnsi="Arial" w:cs="Arial"/>
        </w:rPr>
        <w:fldChar w:fldCharType="end"/>
      </w:r>
      <w:r>
        <w:rPr>
          <w:rFonts w:ascii="Arial" w:hAnsi="Arial" w:cs="Arial"/>
        </w:rPr>
        <w:t xml:space="preserve"> </w:t>
      </w:r>
      <w:r w:rsidRPr="00AE32F4">
        <w:rPr>
          <w:rFonts w:ascii="Arial" w:hAnsi="Arial" w:cs="Arial"/>
        </w:rPr>
        <w:t xml:space="preserve">qui justifie l’utilisation de l’activité </w:t>
      </w:r>
      <w:r>
        <w:rPr>
          <w:rFonts w:ascii="Arial" w:hAnsi="Arial" w:cs="Arial"/>
        </w:rPr>
        <w:t xml:space="preserve">comme </w:t>
      </w:r>
      <w:r w:rsidRPr="00AE32F4">
        <w:rPr>
          <w:rFonts w:ascii="Arial" w:hAnsi="Arial" w:cs="Arial"/>
        </w:rPr>
        <w:t>indicateur</w:t>
      </w:r>
      <w:r>
        <w:rPr>
          <w:rFonts w:ascii="Arial" w:hAnsi="Arial" w:cs="Arial"/>
        </w:rPr>
        <w:t xml:space="preserve"> du taux de mortalité. </w:t>
      </w:r>
      <w:r w:rsidRPr="00AE32F4">
        <w:rPr>
          <w:rFonts w:ascii="Arial" w:hAnsi="Arial" w:cs="Arial"/>
        </w:rPr>
        <w:t>A</w:t>
      </w:r>
      <w:r>
        <w:rPr>
          <w:rFonts w:ascii="Arial" w:hAnsi="Arial" w:cs="Arial"/>
        </w:rPr>
        <w:t xml:space="preserve"> </w:t>
      </w:r>
      <w:r w:rsidR="009569A9">
        <w:rPr>
          <w:rFonts w:ascii="Arial" w:hAnsi="Arial" w:cs="Arial"/>
        </w:rPr>
        <w:t>terme, il</w:t>
      </w:r>
      <w:r w:rsidRPr="00AE32F4">
        <w:rPr>
          <w:rFonts w:ascii="Arial" w:hAnsi="Arial" w:cs="Arial"/>
        </w:rPr>
        <w:t xml:space="preserve"> serait intéressant de</w:t>
      </w:r>
      <w:r>
        <w:rPr>
          <w:rFonts w:ascii="Arial" w:hAnsi="Arial" w:cs="Arial"/>
        </w:rPr>
        <w:t xml:space="preserve"> déterminer la valeur de notre critère de décision correspondant à un taux de mortalité donné et inversement.   </w:t>
      </w:r>
      <w:r w:rsidRPr="00AE32F4">
        <w:rPr>
          <w:rFonts w:ascii="Arial" w:hAnsi="Arial" w:cs="Arial"/>
        </w:rPr>
        <w:t>Dans cette étude</w:t>
      </w:r>
      <w:r>
        <w:rPr>
          <w:rFonts w:ascii="Arial" w:hAnsi="Arial" w:cs="Arial"/>
        </w:rPr>
        <w:t xml:space="preserve">, on se contentera du rapport </w:t>
      </w:r>
      <w:r>
        <w:rPr>
          <w:rFonts w:ascii="Arial" w:hAnsi="Arial" w:cs="Arial"/>
          <w:b/>
          <w:bCs/>
        </w:rPr>
        <w:t>Activité prédite/</w:t>
      </w:r>
      <w:r w:rsidRPr="00AE32F4">
        <w:rPr>
          <w:rFonts w:ascii="Arial" w:hAnsi="Arial" w:cs="Arial"/>
          <w:b/>
          <w:bCs/>
        </w:rPr>
        <w:t>Énergie prédite</w:t>
      </w:r>
      <w:r>
        <w:rPr>
          <w:rFonts w:ascii="Arial" w:hAnsi="Arial" w:cs="Arial"/>
        </w:rPr>
        <w:t xml:space="preserve"> comme critère décision, et on retiendra que plus il sera faible, plus le taux de mortalité sera faible</w:t>
      </w:r>
      <w:r w:rsidRPr="00AE32F4">
        <w:rPr>
          <w:rFonts w:ascii="Arial" w:hAnsi="Arial" w:cs="Arial"/>
        </w:rPr>
        <w:t xml:space="preserve"> pour une quantité donnée d’énergie produite</w:t>
      </w:r>
      <w:r>
        <w:rPr>
          <w:rFonts w:ascii="Arial" w:hAnsi="Arial" w:cs="Arial"/>
        </w:rPr>
        <w:t>.</w:t>
      </w:r>
    </w:p>
    <w:p w14:paraId="2BDCA2CF" w14:textId="03A62194" w:rsidR="006A1AA6" w:rsidRDefault="000A249A">
      <w:pPr>
        <w:pStyle w:val="Default"/>
        <w:jc w:val="both"/>
        <w:rPr>
          <w:rFonts w:ascii="Arial" w:hAnsi="Arial" w:cs="Arial"/>
        </w:rPr>
      </w:pPr>
      <w:r>
        <w:rPr>
          <w:rFonts w:ascii="Arial" w:hAnsi="Arial" w:cs="Arial"/>
        </w:rPr>
        <w:t>A titre illustratif, considérons le tableau ci-dessous</w:t>
      </w:r>
      <w:r w:rsidRPr="00AE32F4">
        <w:rPr>
          <w:rFonts w:ascii="Arial" w:hAnsi="Arial" w:cs="Arial"/>
        </w:rPr>
        <w:t xml:space="preserve"> (tableau 1)</w:t>
      </w:r>
      <w:r>
        <w:rPr>
          <w:rFonts w:ascii="Arial" w:hAnsi="Arial" w:cs="Arial"/>
        </w:rPr>
        <w:t xml:space="preserve"> contenant des mesures fictives d’activité de chiroptères pour une période de 10 minutes, la quantité d’énergie potentiel</w:t>
      </w:r>
      <w:r w:rsidRPr="00AE32F4">
        <w:rPr>
          <w:rFonts w:ascii="Arial" w:hAnsi="Arial" w:cs="Arial"/>
        </w:rPr>
        <w:t>le</w:t>
      </w:r>
      <w:r>
        <w:rPr>
          <w:rFonts w:ascii="Arial" w:hAnsi="Arial" w:cs="Arial"/>
        </w:rPr>
        <w:t xml:space="preserve"> pour cette période de 10 minutes (énergie éolienne produi</w:t>
      </w:r>
      <w:r w:rsidRPr="00AE32F4">
        <w:rPr>
          <w:rFonts w:ascii="Arial" w:hAnsi="Arial" w:cs="Arial"/>
        </w:rPr>
        <w:t>t</w:t>
      </w:r>
      <w:r>
        <w:rPr>
          <w:rFonts w:ascii="Arial" w:hAnsi="Arial" w:cs="Arial"/>
        </w:rPr>
        <w:t>e sans bridage des éoliennes) et le rapport</w:t>
      </w:r>
      <w:r w:rsidR="009569A9">
        <w:rPr>
          <w:rFonts w:ascii="Arial" w:hAnsi="Arial" w:cs="Arial"/>
        </w:rPr>
        <w:t xml:space="preserve"> </w:t>
      </w:r>
      <w:r w:rsidR="009569A9" w:rsidRPr="00AE32F4">
        <w:rPr>
          <w:rFonts w:ascii="Arial" w:hAnsi="Arial" w:cs="Arial"/>
        </w:rPr>
        <w:t>«</w:t>
      </w:r>
      <w:r w:rsidR="009569A9">
        <w:rPr>
          <w:rFonts w:ascii="Arial" w:hAnsi="Arial" w:cs="Arial"/>
        </w:rPr>
        <w:t xml:space="preserve"> Activité</w:t>
      </w:r>
      <w:r>
        <w:rPr>
          <w:rFonts w:ascii="Arial" w:hAnsi="Arial" w:cs="Arial"/>
        </w:rPr>
        <w:t xml:space="preserve"> sur énergie</w:t>
      </w:r>
      <w:r w:rsidR="009569A9">
        <w:rPr>
          <w:rFonts w:ascii="Arial" w:hAnsi="Arial" w:cs="Arial"/>
        </w:rPr>
        <w:t xml:space="preserve"> </w:t>
      </w:r>
      <w:r w:rsidRPr="00AE32F4">
        <w:rPr>
          <w:rFonts w:ascii="Arial" w:hAnsi="Arial" w:cs="Arial"/>
        </w:rPr>
        <w:t>».</w:t>
      </w:r>
      <w:r>
        <w:rPr>
          <w:rFonts w:ascii="Arial" w:hAnsi="Arial" w:cs="Arial"/>
        </w:rPr>
        <w:t xml:space="preserve"> </w:t>
      </w:r>
    </w:p>
    <w:p w14:paraId="2F6920BF" w14:textId="77777777" w:rsidR="006A1AA6" w:rsidRDefault="000A249A">
      <w:pPr>
        <w:pStyle w:val="Default"/>
        <w:jc w:val="both"/>
        <w:rPr>
          <w:rFonts w:ascii="Arial" w:hAnsi="Arial" w:cs="Arial"/>
          <w:b/>
          <w:smallCaps/>
        </w:rPr>
      </w:pPr>
      <w:r>
        <w:rPr>
          <w:rFonts w:ascii="Arial" w:hAnsi="Arial" w:cs="Arial"/>
          <w:noProof/>
        </w:rPr>
        <w:lastRenderedPageBreak/>
        <w:drawing>
          <wp:inline distT="0" distB="0" distL="0" distR="0" wp14:anchorId="517B2B05" wp14:editId="7D2E52A7">
            <wp:extent cx="5760720" cy="11455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60720" cy="1145540"/>
                    </a:xfrm>
                    <a:prstGeom prst="rect">
                      <a:avLst/>
                    </a:prstGeom>
                    <a:noFill/>
                    <a:ln>
                      <a:noFill/>
                    </a:ln>
                  </pic:spPr>
                </pic:pic>
              </a:graphicData>
            </a:graphic>
          </wp:inline>
        </w:drawing>
      </w:r>
    </w:p>
    <w:p w14:paraId="6F1A0105" w14:textId="73A137FC" w:rsidR="006A1AA6" w:rsidRDefault="000A249A">
      <w:pPr>
        <w:pStyle w:val="Lgende"/>
        <w:rPr>
          <w:rFonts w:ascii="Arial" w:hAnsi="Arial" w:cs="Arial"/>
          <w:b/>
          <w:smallCaps/>
        </w:rPr>
      </w:pPr>
      <w:bookmarkStart w:id="72" w:name="_Toc18874342"/>
      <w:r>
        <w:rPr>
          <w:rFonts w:ascii="Arial" w:hAnsi="Arial" w:cs="Arial"/>
        </w:rPr>
        <w:t xml:space="preserve">Tableau </w:t>
      </w:r>
      <w:r>
        <w:rPr>
          <w:rFonts w:ascii="Arial" w:hAnsi="Arial" w:cs="Arial"/>
        </w:rPr>
        <w:fldChar w:fldCharType="begin"/>
      </w:r>
      <w:r>
        <w:rPr>
          <w:rFonts w:ascii="Arial" w:hAnsi="Arial" w:cs="Arial"/>
        </w:rPr>
        <w:instrText xml:space="preserve"> SEQ Tableau \* ARABIC </w:instrText>
      </w:r>
      <w:r>
        <w:rPr>
          <w:rFonts w:ascii="Arial" w:hAnsi="Arial" w:cs="Arial"/>
        </w:rPr>
        <w:fldChar w:fldCharType="separate"/>
      </w:r>
      <w:r w:rsidR="00AA37E3">
        <w:rPr>
          <w:rFonts w:ascii="Arial" w:hAnsi="Arial" w:cs="Arial"/>
          <w:noProof/>
        </w:rPr>
        <w:t>1</w:t>
      </w:r>
      <w:r>
        <w:rPr>
          <w:rFonts w:ascii="Arial" w:hAnsi="Arial" w:cs="Arial"/>
        </w:rPr>
        <w:fldChar w:fldCharType="end"/>
      </w:r>
      <w:r>
        <w:rPr>
          <w:rFonts w:ascii="Arial" w:hAnsi="Arial" w:cs="Arial"/>
        </w:rPr>
        <w:t>: Contacts, énergie et rapport Contact/Energie pour 6 périodes fictives</w:t>
      </w:r>
      <w:bookmarkEnd w:id="72"/>
    </w:p>
    <w:p w14:paraId="53A62183" w14:textId="77777777" w:rsidR="006A1AA6" w:rsidRDefault="006A1AA6">
      <w:pPr>
        <w:widowControl/>
        <w:suppressAutoHyphens w:val="0"/>
        <w:autoSpaceDE w:val="0"/>
        <w:autoSpaceDN w:val="0"/>
        <w:adjustRightInd w:val="0"/>
        <w:spacing w:after="0" w:line="240" w:lineRule="auto"/>
        <w:rPr>
          <w:rFonts w:ascii="Arial" w:eastAsia="Times New Roman" w:hAnsi="Arial" w:cs="Arial"/>
          <w:sz w:val="22"/>
          <w:szCs w:val="22"/>
        </w:rPr>
      </w:pPr>
    </w:p>
    <w:p w14:paraId="276092CE" w14:textId="77777777" w:rsidR="006A1AA6" w:rsidRDefault="000A249A">
      <w:pPr>
        <w:widowControl/>
        <w:suppressAutoHyphens w:val="0"/>
        <w:autoSpaceDE w:val="0"/>
        <w:autoSpaceDN w:val="0"/>
        <w:adjustRightInd w:val="0"/>
        <w:spacing w:after="0" w:line="240" w:lineRule="auto"/>
        <w:rPr>
          <w:rFonts w:ascii="Arial" w:hAnsi="Arial" w:cs="Arial"/>
        </w:rPr>
      </w:pPr>
      <w:r>
        <w:rPr>
          <w:rFonts w:ascii="Arial" w:hAnsi="Arial" w:cs="Arial"/>
        </w:rPr>
        <w:t xml:space="preserve">Supposons qu’on veuille brider </w:t>
      </w:r>
      <w:r>
        <w:rPr>
          <w:rFonts w:ascii="Arial" w:hAnsi="Arial" w:cs="Arial"/>
        </w:rPr>
        <w:tab/>
        <w:t xml:space="preserve">au cours d’une période entre la période 0 et la période 6. On comprend que la période 6 est plus appropriée au bridage que la période 0 parce qu’il n’y a pas d’activité dans cette période alors que l’activité est forte dans la période 6. </w:t>
      </w:r>
    </w:p>
    <w:p w14:paraId="3EECB81C" w14:textId="09432838" w:rsidR="006A1AA6" w:rsidRDefault="000A249A">
      <w:pPr>
        <w:widowControl/>
        <w:suppressAutoHyphens w:val="0"/>
        <w:autoSpaceDE w:val="0"/>
        <w:autoSpaceDN w:val="0"/>
        <w:adjustRightInd w:val="0"/>
        <w:spacing w:after="0" w:line="240" w:lineRule="auto"/>
        <w:rPr>
          <w:rFonts w:ascii="Arial" w:hAnsi="Arial" w:cs="Arial"/>
        </w:rPr>
      </w:pPr>
      <w:r>
        <w:rPr>
          <w:rFonts w:ascii="Arial" w:hAnsi="Arial" w:cs="Arial"/>
        </w:rPr>
        <w:t xml:space="preserve">Supposons à présent qu’on veuille brider soit au cours de la période 3 ou de la période 4. En se basant uniquement que sur l’activité des chiroptères (nombres de contacts) ces deux périodes de 10 minutes sont équivalentes. En revanche si on tient aussi compte de la quantité d’énergie éolienne potentielle dans ces deux périodes on comprend qu’il est plus avantageux de laisser </w:t>
      </w:r>
      <w:r w:rsidRPr="00AE32F4">
        <w:rPr>
          <w:rFonts w:ascii="Arial" w:hAnsi="Arial" w:cs="Arial"/>
        </w:rPr>
        <w:t xml:space="preserve">fonctionner </w:t>
      </w:r>
      <w:r>
        <w:rPr>
          <w:rFonts w:ascii="Arial" w:hAnsi="Arial" w:cs="Arial"/>
        </w:rPr>
        <w:t>les éoliennes au cours de la période 3 plutôt qu’au cours de la période 4 parce qu’on y produit plus d’énergie (70 kW contre 50 kW).</w:t>
      </w:r>
    </w:p>
    <w:p w14:paraId="1A5FEAC2" w14:textId="5CA3F00B" w:rsidR="006A1AA6" w:rsidRDefault="000A249A">
      <w:pPr>
        <w:pStyle w:val="Default"/>
        <w:jc w:val="both"/>
        <w:rPr>
          <w:rFonts w:ascii="Arial" w:hAnsi="Arial" w:cs="Arial"/>
        </w:rPr>
      </w:pPr>
      <w:r>
        <w:rPr>
          <w:rFonts w:ascii="Arial" w:hAnsi="Arial" w:cs="Arial"/>
        </w:rPr>
        <w:t xml:space="preserve">Ce que nous asseyons de faire ressortir par ces </w:t>
      </w:r>
      <w:r w:rsidRPr="00AE32F4">
        <w:rPr>
          <w:rFonts w:ascii="Arial" w:hAnsi="Arial" w:cs="Arial"/>
        </w:rPr>
        <w:t>exemples</w:t>
      </w:r>
      <w:r>
        <w:rPr>
          <w:rFonts w:ascii="Arial" w:hAnsi="Arial" w:cs="Arial"/>
        </w:rPr>
        <w:t xml:space="preserve"> est la nécessité d’intégrer simultanément l’activité des chiroptères et la production énergétique dans nos décisions de bridages. </w:t>
      </w:r>
      <w:r w:rsidRPr="00AE32F4">
        <w:rPr>
          <w:rFonts w:ascii="Arial" w:hAnsi="Arial" w:cs="Arial"/>
        </w:rPr>
        <w:t>Le compromis optimal entre production d’énergie et risque de collision suppose de brider en priorité l’activité des éoliennes lorsque le rapport</w:t>
      </w:r>
      <w:r w:rsidR="00AE32F4" w:rsidRPr="00AE32F4">
        <w:rPr>
          <w:rFonts w:ascii="Arial" w:hAnsi="Arial" w:cs="Arial"/>
        </w:rPr>
        <w:t xml:space="preserve"> « Activité</w:t>
      </w:r>
      <w:r w:rsidRPr="00AE32F4">
        <w:rPr>
          <w:rFonts w:ascii="Arial" w:hAnsi="Arial" w:cs="Arial"/>
        </w:rPr>
        <w:t xml:space="preserve">/Énergie » est le plus faible. </w:t>
      </w:r>
      <w:r>
        <w:rPr>
          <w:rFonts w:ascii="Arial" w:hAnsi="Arial" w:cs="Arial"/>
        </w:rPr>
        <w:t>Ainsi, le rapport entre le nombre de contacts et la quantité d’énergie éolienne potentielle pour une période donnée nous parait judicieux comme critère de bridage.</w:t>
      </w:r>
      <w:bookmarkStart w:id="73" w:name="_Toc11683888"/>
    </w:p>
    <w:p w14:paraId="6CBDCD1F" w14:textId="77777777" w:rsidR="006A1AA6" w:rsidRDefault="006A1AA6">
      <w:pPr>
        <w:pStyle w:val="Default"/>
        <w:jc w:val="both"/>
        <w:rPr>
          <w:rFonts w:ascii="Arial" w:hAnsi="Arial" w:cs="Arial"/>
        </w:rPr>
      </w:pPr>
    </w:p>
    <w:p w14:paraId="48730464" w14:textId="77777777" w:rsidR="006A1AA6" w:rsidRDefault="006A1AA6">
      <w:pPr>
        <w:pStyle w:val="Default"/>
        <w:jc w:val="both"/>
        <w:rPr>
          <w:rFonts w:ascii="Arial" w:hAnsi="Arial" w:cs="Arial"/>
        </w:rPr>
      </w:pPr>
    </w:p>
    <w:p w14:paraId="7F7C39FB" w14:textId="77777777" w:rsidR="006A1AA6" w:rsidRDefault="006A1AA6">
      <w:pPr>
        <w:pStyle w:val="Default"/>
        <w:jc w:val="both"/>
        <w:rPr>
          <w:rFonts w:ascii="Arial" w:hAnsi="Arial" w:cs="Arial"/>
        </w:rPr>
      </w:pPr>
    </w:p>
    <w:p w14:paraId="5BC9413A" w14:textId="77777777" w:rsidR="006A1AA6" w:rsidRDefault="006A1AA6">
      <w:pPr>
        <w:pStyle w:val="Default"/>
        <w:jc w:val="both"/>
        <w:rPr>
          <w:rFonts w:ascii="Arial" w:hAnsi="Arial" w:cs="Arial"/>
        </w:rPr>
      </w:pPr>
    </w:p>
    <w:p w14:paraId="52D82F67" w14:textId="77777777" w:rsidR="006A1AA6" w:rsidRDefault="006A1AA6">
      <w:pPr>
        <w:pStyle w:val="Default"/>
        <w:jc w:val="both"/>
        <w:rPr>
          <w:rFonts w:ascii="Arial" w:hAnsi="Arial" w:cs="Arial"/>
        </w:rPr>
      </w:pPr>
    </w:p>
    <w:p w14:paraId="5237DA10" w14:textId="77777777" w:rsidR="00AE1EDA" w:rsidRDefault="00AE1EDA">
      <w:pPr>
        <w:pStyle w:val="Default"/>
        <w:jc w:val="both"/>
        <w:rPr>
          <w:rFonts w:ascii="Arial" w:hAnsi="Arial" w:cs="Arial"/>
        </w:rPr>
      </w:pPr>
    </w:p>
    <w:p w14:paraId="6E6E5F6D" w14:textId="77777777" w:rsidR="006A1AA6" w:rsidRDefault="000A249A">
      <w:pPr>
        <w:pStyle w:val="Titre1"/>
        <w:numPr>
          <w:ilvl w:val="2"/>
          <w:numId w:val="1"/>
        </w:numPr>
        <w:rPr>
          <w:rFonts w:cs="Arial"/>
        </w:rPr>
      </w:pPr>
      <w:bookmarkStart w:id="74" w:name="_Toc18874369"/>
      <w:r>
        <w:rPr>
          <w:rFonts w:cs="Arial"/>
        </w:rPr>
        <w:t>Méthode d’évaluation des performances des stratégies de bridage</w:t>
      </w:r>
      <w:bookmarkEnd w:id="73"/>
      <w:bookmarkEnd w:id="74"/>
      <w:r>
        <w:rPr>
          <w:rFonts w:cs="Arial"/>
        </w:rPr>
        <w:t xml:space="preserve"> </w:t>
      </w:r>
    </w:p>
    <w:p w14:paraId="1B4FC3D3" w14:textId="77777777" w:rsidR="006A1AA6" w:rsidRDefault="000A249A">
      <w:pPr>
        <w:pStyle w:val="Titre1"/>
        <w:numPr>
          <w:ilvl w:val="3"/>
          <w:numId w:val="1"/>
        </w:numPr>
        <w:tabs>
          <w:tab w:val="left" w:pos="850"/>
        </w:tabs>
        <w:rPr>
          <w:rFonts w:cs="Arial"/>
        </w:rPr>
      </w:pPr>
      <w:bookmarkStart w:id="75" w:name="_Toc18874370"/>
      <w:r>
        <w:rPr>
          <w:rFonts w:cs="Arial"/>
        </w:rPr>
        <w:t xml:space="preserve">Courbe de performance d’une stratégie de bridage basée sur modèle aléatoire, d’une stratégie de bridage Idéale et </w:t>
      </w:r>
      <w:r>
        <w:rPr>
          <w:rFonts w:cs="Arial"/>
        </w:rPr>
        <w:lastRenderedPageBreak/>
        <w:t>d’une stratégie envisageable</w:t>
      </w:r>
      <w:bookmarkEnd w:id="75"/>
    </w:p>
    <w:p w14:paraId="5E18266E" w14:textId="77777777" w:rsidR="006A1AA6" w:rsidRDefault="006A1AA6">
      <w:pPr>
        <w:pStyle w:val="pfetitre1"/>
        <w:numPr>
          <w:ilvl w:val="0"/>
          <w:numId w:val="0"/>
        </w:numPr>
        <w:spacing w:before="0" w:after="0"/>
        <w:jc w:val="both"/>
        <w:rPr>
          <w:rFonts w:cs="Arial"/>
          <w:b w:val="0"/>
          <w:smallCaps w:val="0"/>
          <w:sz w:val="24"/>
        </w:rPr>
      </w:pPr>
    </w:p>
    <w:p w14:paraId="5F872D50" w14:textId="3090D45F" w:rsidR="006A1AA6" w:rsidRDefault="000A249A">
      <w:pPr>
        <w:pStyle w:val="pfetitre1"/>
        <w:numPr>
          <w:ilvl w:val="0"/>
          <w:numId w:val="0"/>
        </w:numPr>
        <w:spacing w:before="0" w:after="0"/>
        <w:rPr>
          <w:rFonts w:cs="Arial"/>
          <w:b w:val="0"/>
          <w:smallCaps w:val="0"/>
          <w:sz w:val="24"/>
        </w:rPr>
      </w:pPr>
      <w:r>
        <w:rPr>
          <w:rFonts w:cs="Arial"/>
          <w:b w:val="0"/>
          <w:smallCaps w:val="0"/>
          <w:sz w:val="24"/>
        </w:rPr>
        <w:t>Considérons deux situations extrêmes</w:t>
      </w:r>
      <w:r w:rsidR="009569A9">
        <w:rPr>
          <w:rFonts w:cs="Arial"/>
          <w:b w:val="0"/>
          <w:smallCaps w:val="0"/>
          <w:sz w:val="24"/>
        </w:rPr>
        <w:t>,</w:t>
      </w:r>
      <w:r>
        <w:rPr>
          <w:rFonts w:cs="Arial"/>
          <w:b w:val="0"/>
          <w:smallCaps w:val="0"/>
          <w:sz w:val="24"/>
        </w:rPr>
        <w:t> </w:t>
      </w:r>
      <w:r w:rsidRPr="009569A9">
        <w:rPr>
          <w:rFonts w:cs="Arial"/>
          <w:b w:val="0"/>
          <w:smallCaps w:val="0"/>
          <w:sz w:val="24"/>
        </w:rPr>
        <w:t xml:space="preserve">mais utiles pour </w:t>
      </w:r>
      <w:r w:rsidR="009569A9" w:rsidRPr="009569A9">
        <w:rPr>
          <w:rFonts w:cs="Arial"/>
          <w:b w:val="0"/>
          <w:smallCaps w:val="0"/>
          <w:sz w:val="24"/>
        </w:rPr>
        <w:t>comparaison</w:t>
      </w:r>
      <w:r w:rsidR="009569A9">
        <w:rPr>
          <w:rFonts w:cs="Arial"/>
          <w:b w:val="0"/>
          <w:smallCaps w:val="0"/>
          <w:sz w:val="24"/>
        </w:rPr>
        <w:t xml:space="preserve"> :</w:t>
      </w:r>
      <w:r>
        <w:rPr>
          <w:rFonts w:cs="Arial"/>
          <w:b w:val="0"/>
          <w:smallCaps w:val="0"/>
          <w:sz w:val="24"/>
        </w:rPr>
        <w:t xml:space="preserve"> </w:t>
      </w:r>
    </w:p>
    <w:p w14:paraId="5FE250B8" w14:textId="65A73E2B" w:rsidR="006A1AA6" w:rsidRDefault="000A249A" w:rsidP="009569A9">
      <w:pPr>
        <w:pStyle w:val="pfetitre1"/>
        <w:numPr>
          <w:ilvl w:val="0"/>
          <w:numId w:val="12"/>
        </w:numPr>
        <w:spacing w:before="0" w:after="0"/>
        <w:jc w:val="both"/>
        <w:rPr>
          <w:rFonts w:cs="Arial"/>
          <w:b w:val="0"/>
          <w:smallCaps w:val="0"/>
          <w:sz w:val="24"/>
        </w:rPr>
      </w:pPr>
      <w:r>
        <w:rPr>
          <w:rFonts w:cs="Arial"/>
          <w:b w:val="0"/>
          <w:smallCaps w:val="0"/>
          <w:sz w:val="24"/>
        </w:rPr>
        <w:t>Une situation où l’on souhaiterait produire de l’énergie éolienne tout le temps</w:t>
      </w:r>
      <w:r w:rsidRPr="009569A9">
        <w:rPr>
          <w:rFonts w:cs="Arial"/>
          <w:b w:val="0"/>
          <w:smallCaps w:val="0"/>
          <w:sz w:val="24"/>
        </w:rPr>
        <w:t xml:space="preserve"> sans égard au risque de collision des chiroptères.</w:t>
      </w:r>
      <w:r>
        <w:rPr>
          <w:rFonts w:cs="Arial"/>
          <w:b w:val="0"/>
          <w:smallCaps w:val="0"/>
          <w:sz w:val="24"/>
        </w:rPr>
        <w:t xml:space="preserve"> </w:t>
      </w:r>
      <w:r w:rsidRPr="009569A9">
        <w:rPr>
          <w:rFonts w:cs="Arial"/>
          <w:b w:val="0"/>
          <w:smallCaps w:val="0"/>
          <w:sz w:val="24"/>
        </w:rPr>
        <w:t>D</w:t>
      </w:r>
      <w:r>
        <w:rPr>
          <w:rFonts w:cs="Arial"/>
          <w:b w:val="0"/>
          <w:smallCaps w:val="0"/>
          <w:sz w:val="24"/>
        </w:rPr>
        <w:t>ans ce cas on atteindra 100% de la production énergétique potentielle</w:t>
      </w:r>
      <w:r w:rsidRPr="009569A9">
        <w:rPr>
          <w:rFonts w:cs="Arial"/>
          <w:b w:val="0"/>
          <w:smallCaps w:val="0"/>
          <w:sz w:val="24"/>
        </w:rPr>
        <w:t xml:space="preserve"> m</w:t>
      </w:r>
      <w:r>
        <w:rPr>
          <w:rFonts w:cs="Arial"/>
          <w:b w:val="0"/>
          <w:smallCaps w:val="0"/>
          <w:sz w:val="24"/>
        </w:rPr>
        <w:t>ais on n’épargne</w:t>
      </w:r>
      <w:r w:rsidRPr="009569A9">
        <w:rPr>
          <w:rFonts w:cs="Arial"/>
          <w:b w:val="0"/>
          <w:smallCaps w:val="0"/>
          <w:sz w:val="24"/>
        </w:rPr>
        <w:t>ra</w:t>
      </w:r>
      <w:r>
        <w:rPr>
          <w:rFonts w:cs="Arial"/>
          <w:b w:val="0"/>
          <w:smallCaps w:val="0"/>
          <w:sz w:val="24"/>
        </w:rPr>
        <w:t xml:space="preserve"> aucun </w:t>
      </w:r>
      <w:r w:rsidRPr="009569A9">
        <w:rPr>
          <w:rFonts w:cs="Arial"/>
          <w:b w:val="0"/>
          <w:smallCaps w:val="0"/>
          <w:sz w:val="24"/>
        </w:rPr>
        <w:t xml:space="preserve">risque aux </w:t>
      </w:r>
      <w:r w:rsidR="00F41557" w:rsidRPr="009569A9">
        <w:rPr>
          <w:rFonts w:cs="Arial"/>
          <w:b w:val="0"/>
          <w:smallCaps w:val="0"/>
          <w:sz w:val="24"/>
        </w:rPr>
        <w:t xml:space="preserve">chiroptères </w:t>
      </w:r>
      <w:r w:rsidR="00F41557">
        <w:rPr>
          <w:rFonts w:cs="Arial"/>
          <w:b w:val="0"/>
          <w:smallCaps w:val="0"/>
          <w:sz w:val="24"/>
        </w:rPr>
        <w:t>(</w:t>
      </w:r>
      <w:r w:rsidRPr="009569A9">
        <w:rPr>
          <w:rFonts w:cs="Arial"/>
          <w:b w:val="0"/>
          <w:smallCaps w:val="0"/>
          <w:sz w:val="24"/>
        </w:rPr>
        <w:t xml:space="preserve">risque de 100% ou, de façon équivalent, </w:t>
      </w:r>
      <w:r>
        <w:rPr>
          <w:rFonts w:cs="Arial"/>
          <w:b w:val="0"/>
          <w:smallCaps w:val="0"/>
          <w:sz w:val="24"/>
        </w:rPr>
        <w:t>0% de contacts épargnés).</w:t>
      </w:r>
    </w:p>
    <w:p w14:paraId="083F89F3" w14:textId="77777777" w:rsidR="006A1AA6" w:rsidRDefault="000A249A" w:rsidP="009569A9">
      <w:pPr>
        <w:pStyle w:val="pfetitre1"/>
        <w:numPr>
          <w:ilvl w:val="0"/>
          <w:numId w:val="12"/>
        </w:numPr>
        <w:spacing w:before="0" w:after="0"/>
        <w:jc w:val="both"/>
        <w:rPr>
          <w:rFonts w:cs="Arial"/>
          <w:b w:val="0"/>
          <w:smallCaps w:val="0"/>
          <w:sz w:val="24"/>
        </w:rPr>
      </w:pPr>
      <w:r>
        <w:rPr>
          <w:rFonts w:cs="Arial"/>
          <w:b w:val="0"/>
          <w:smallCaps w:val="0"/>
          <w:sz w:val="24"/>
        </w:rPr>
        <w:t>Une deuxième situation où on décide d’arrêter complètement la production d’énergie éolienne dans ce cas on atteindra que 0% de la production potentielle de l’éolienne. En revanche on est sûre d’épargner tous les contacts (100% de contacts épargnés).</w:t>
      </w:r>
    </w:p>
    <w:p w14:paraId="089BE05C" w14:textId="72060D56" w:rsidR="006A1AA6" w:rsidRDefault="000A249A">
      <w:pPr>
        <w:pStyle w:val="pfetitre1"/>
        <w:numPr>
          <w:ilvl w:val="0"/>
          <w:numId w:val="0"/>
        </w:numPr>
        <w:spacing w:before="0" w:after="0"/>
        <w:jc w:val="both"/>
        <w:rPr>
          <w:rFonts w:cs="Arial"/>
          <w:b w:val="0"/>
          <w:smallCaps w:val="0"/>
          <w:sz w:val="24"/>
        </w:rPr>
      </w:pPr>
      <w:r w:rsidRPr="009569A9">
        <w:rPr>
          <w:rFonts w:cs="Arial"/>
          <w:b w:val="0"/>
          <w:smallCaps w:val="0"/>
          <w:sz w:val="24"/>
        </w:rPr>
        <w:t xml:space="preserve">Bien entendu aucune de ces situations sans compromis n’est souhaitable. </w:t>
      </w:r>
      <w:r>
        <w:rPr>
          <w:rFonts w:cs="Arial"/>
          <w:b w:val="0"/>
          <w:smallCaps w:val="0"/>
          <w:sz w:val="24"/>
        </w:rPr>
        <w:t xml:space="preserve">Entre ces deux extrêmes il existe </w:t>
      </w:r>
      <w:r w:rsidRPr="00C400A4">
        <w:rPr>
          <w:rFonts w:cs="Arial"/>
          <w:b w:val="0"/>
          <w:smallCaps w:val="0"/>
          <w:sz w:val="24"/>
        </w:rPr>
        <w:t xml:space="preserve">des </w:t>
      </w:r>
      <w:r>
        <w:rPr>
          <w:rFonts w:cs="Arial"/>
          <w:b w:val="0"/>
          <w:smallCaps w:val="0"/>
          <w:sz w:val="24"/>
        </w:rPr>
        <w:t xml:space="preserve">situations intermédiaires suivant la proportion de temps au cours de laquelle on décide de </w:t>
      </w:r>
      <w:r w:rsidRPr="00C400A4">
        <w:rPr>
          <w:rFonts w:cs="Arial"/>
          <w:b w:val="0"/>
          <w:smallCaps w:val="0"/>
          <w:sz w:val="24"/>
        </w:rPr>
        <w:t>d’autoriser le fonctionnement de</w:t>
      </w:r>
      <w:r>
        <w:rPr>
          <w:rFonts w:cs="Arial"/>
          <w:b w:val="0"/>
          <w:smallCaps w:val="0"/>
          <w:sz w:val="24"/>
        </w:rPr>
        <w:t xml:space="preserve"> l’éolienne. </w:t>
      </w:r>
      <w:r w:rsidRPr="00C400A4">
        <w:rPr>
          <w:rFonts w:cs="Arial"/>
          <w:b w:val="0"/>
          <w:smallCaps w:val="0"/>
          <w:sz w:val="24"/>
        </w:rPr>
        <w:t>Dans ces cas, une stratégie de bridage utile pour comparaison est la stratégie</w:t>
      </w:r>
      <w:r w:rsidR="00C400A4" w:rsidRPr="00C400A4">
        <w:rPr>
          <w:rFonts w:cs="Arial"/>
          <w:b w:val="0"/>
          <w:smallCaps w:val="0"/>
          <w:sz w:val="24"/>
        </w:rPr>
        <w:t xml:space="preserve"> « aléatoire</w:t>
      </w:r>
      <w:r w:rsidR="00C400A4">
        <w:rPr>
          <w:rFonts w:cs="Arial"/>
          <w:b w:val="0"/>
          <w:smallCaps w:val="0"/>
          <w:sz w:val="24"/>
        </w:rPr>
        <w:t xml:space="preserve"> </w:t>
      </w:r>
      <w:r w:rsidRPr="00C400A4">
        <w:rPr>
          <w:rFonts w:cs="Arial"/>
          <w:b w:val="0"/>
          <w:smallCaps w:val="0"/>
          <w:sz w:val="24"/>
        </w:rPr>
        <w:t>». P</w:t>
      </w:r>
      <w:r>
        <w:rPr>
          <w:rFonts w:cs="Arial"/>
          <w:b w:val="0"/>
          <w:smallCaps w:val="0"/>
          <w:sz w:val="24"/>
        </w:rPr>
        <w:t>ar exemple on décide de mettre en marche les éoliennes que la moitié du temps (50% du temps) et qu’on se base sur un modèle purement aléatoire</w:t>
      </w:r>
      <w:r w:rsidRPr="00C400A4">
        <w:rPr>
          <w:rFonts w:cs="Arial"/>
          <w:b w:val="0"/>
          <w:smallCaps w:val="0"/>
          <w:sz w:val="24"/>
        </w:rPr>
        <w:t>. E</w:t>
      </w:r>
      <w:r>
        <w:rPr>
          <w:rFonts w:cs="Arial"/>
          <w:b w:val="0"/>
          <w:smallCaps w:val="0"/>
          <w:sz w:val="24"/>
        </w:rPr>
        <w:t>n théorie on devrait produire 50% de l’énergie éolienne potentielle et épargner 50% de contacts</w:t>
      </w:r>
      <w:r>
        <w:rPr>
          <w:rStyle w:val="Appelnotedebasdep"/>
          <w:rFonts w:cs="Arial"/>
          <w:b w:val="0"/>
          <w:smallCaps w:val="0"/>
          <w:sz w:val="24"/>
        </w:rPr>
        <w:footnoteReference w:id="3"/>
      </w:r>
      <w:r>
        <w:rPr>
          <w:rFonts w:cs="Arial"/>
          <w:b w:val="0"/>
          <w:smallCaps w:val="0"/>
          <w:sz w:val="24"/>
        </w:rPr>
        <w:t xml:space="preserve">. </w:t>
      </w:r>
      <w:r w:rsidRPr="00C400A4">
        <w:rPr>
          <w:rFonts w:cs="Arial"/>
          <w:b w:val="0"/>
          <w:smallCaps w:val="0"/>
          <w:sz w:val="24"/>
        </w:rPr>
        <w:t>L</w:t>
      </w:r>
      <w:r>
        <w:rPr>
          <w:rFonts w:cs="Arial"/>
          <w:b w:val="0"/>
          <w:smallCaps w:val="0"/>
          <w:sz w:val="24"/>
        </w:rPr>
        <w:t>a courbe de performance du modèle aléatoire décrit une droite d’ordonnée à l’origine 0 et de pente 1 car pour 1% d’énergie produit on enregistre aussi 1% de contact</w:t>
      </w:r>
      <w:r w:rsidRPr="00C400A4">
        <w:rPr>
          <w:rFonts w:cs="Arial"/>
          <w:b w:val="0"/>
          <w:smallCaps w:val="0"/>
          <w:sz w:val="24"/>
        </w:rPr>
        <w:t xml:space="preserve"> (figure 4)</w:t>
      </w:r>
      <w:r>
        <w:rPr>
          <w:rFonts w:cs="Arial"/>
          <w:b w:val="0"/>
          <w:smallCaps w:val="0"/>
          <w:sz w:val="24"/>
        </w:rPr>
        <w:t xml:space="preserve">. </w:t>
      </w:r>
    </w:p>
    <w:p w14:paraId="58D3D6E8" w14:textId="70E9D599" w:rsidR="006A1AA6" w:rsidRDefault="000A249A">
      <w:pPr>
        <w:pStyle w:val="pfetitre1"/>
        <w:numPr>
          <w:ilvl w:val="0"/>
          <w:numId w:val="0"/>
        </w:numPr>
        <w:spacing w:before="0" w:after="0"/>
        <w:ind w:firstLine="710"/>
        <w:jc w:val="both"/>
        <w:rPr>
          <w:rFonts w:cs="Arial"/>
          <w:b w:val="0"/>
          <w:smallCaps w:val="0"/>
          <w:sz w:val="24"/>
        </w:rPr>
      </w:pPr>
      <w:r w:rsidRPr="00C400A4">
        <w:rPr>
          <w:rFonts w:cs="Arial"/>
          <w:b w:val="0"/>
          <w:smallCaps w:val="0"/>
          <w:sz w:val="24"/>
        </w:rPr>
        <w:t>Dernière situation hypothétique, s</w:t>
      </w:r>
      <w:r>
        <w:rPr>
          <w:rFonts w:cs="Arial"/>
          <w:b w:val="0"/>
          <w:smallCaps w:val="0"/>
          <w:sz w:val="24"/>
        </w:rPr>
        <w:t xml:space="preserve">upposons </w:t>
      </w:r>
      <w:r w:rsidRPr="00C400A4">
        <w:rPr>
          <w:rFonts w:cs="Arial"/>
          <w:b w:val="0"/>
          <w:smallCaps w:val="0"/>
          <w:sz w:val="24"/>
        </w:rPr>
        <w:t xml:space="preserve">que l’on </w:t>
      </w:r>
      <w:r>
        <w:rPr>
          <w:rFonts w:cs="Arial"/>
          <w:b w:val="0"/>
          <w:smallCaps w:val="0"/>
          <w:sz w:val="24"/>
        </w:rPr>
        <w:t xml:space="preserve">dispose d’une boule de cristal qui nous permettrait de savoir précisément à quelles périodes les contacts </w:t>
      </w:r>
      <w:r w:rsidRPr="00C400A4">
        <w:rPr>
          <w:rFonts w:cs="Arial"/>
          <w:b w:val="0"/>
          <w:smallCaps w:val="0"/>
          <w:sz w:val="24"/>
        </w:rPr>
        <w:t xml:space="preserve">auront </w:t>
      </w:r>
      <w:r>
        <w:rPr>
          <w:rFonts w:cs="Arial"/>
          <w:b w:val="0"/>
          <w:smallCaps w:val="0"/>
          <w:sz w:val="24"/>
        </w:rPr>
        <w:t xml:space="preserve">lieu. Comme la plupart du temps les chiroptères ne sont pas présents sur le site on produira de l’énergie éolienne sans avoir de contacts </w:t>
      </w:r>
      <w:r w:rsidRPr="00C400A4">
        <w:rPr>
          <w:rFonts w:cs="Arial"/>
          <w:b w:val="0"/>
          <w:smallCaps w:val="0"/>
          <w:sz w:val="24"/>
        </w:rPr>
        <w:t xml:space="preserve">(typiquement </w:t>
      </w:r>
      <w:r>
        <w:rPr>
          <w:rFonts w:cs="Arial"/>
          <w:b w:val="0"/>
          <w:smallCaps w:val="0"/>
          <w:sz w:val="24"/>
        </w:rPr>
        <w:t>95% de l’énergie potentielle</w:t>
      </w:r>
      <w:r w:rsidRPr="00C400A4">
        <w:rPr>
          <w:rFonts w:cs="Arial"/>
          <w:b w:val="0"/>
          <w:smallCaps w:val="0"/>
          <w:sz w:val="24"/>
        </w:rPr>
        <w:t>, 0% de contact à risque)</w:t>
      </w:r>
      <w:r>
        <w:rPr>
          <w:rFonts w:cs="Arial"/>
          <w:b w:val="0"/>
          <w:smallCaps w:val="0"/>
          <w:sz w:val="24"/>
        </w:rPr>
        <w:t xml:space="preserve">. Si on souhaite aussi produire les 5 % d’énergie potentielle restante, on devra </w:t>
      </w:r>
      <w:r w:rsidRPr="00C400A4">
        <w:rPr>
          <w:rFonts w:cs="Arial"/>
          <w:b w:val="0"/>
          <w:smallCaps w:val="0"/>
          <w:sz w:val="24"/>
        </w:rPr>
        <w:t xml:space="preserve">progressivement mettre à risque </w:t>
      </w:r>
      <w:r>
        <w:rPr>
          <w:rFonts w:cs="Arial"/>
          <w:b w:val="0"/>
          <w:smallCaps w:val="0"/>
          <w:sz w:val="24"/>
        </w:rPr>
        <w:t xml:space="preserve">100% des contacts pour les produire. Ainsi on aura </w:t>
      </w:r>
      <w:r w:rsidRPr="00C400A4">
        <w:rPr>
          <w:rFonts w:cs="Arial"/>
          <w:b w:val="0"/>
          <w:smallCaps w:val="0"/>
          <w:sz w:val="24"/>
        </w:rPr>
        <w:t xml:space="preserve">ainsi </w:t>
      </w:r>
      <w:r>
        <w:rPr>
          <w:rFonts w:cs="Arial"/>
          <w:b w:val="0"/>
          <w:smallCaps w:val="0"/>
          <w:sz w:val="24"/>
        </w:rPr>
        <w:t>une courbe avec deux phases : une première phase de pente nulle (jusqu’à 95% d’énergie produite) puis une seconde phase où la pente de la courbe sera très fortement croissante</w:t>
      </w:r>
      <w:r w:rsidRPr="00C400A4">
        <w:rPr>
          <w:rFonts w:cs="Arial"/>
          <w:b w:val="0"/>
          <w:smallCaps w:val="0"/>
          <w:sz w:val="24"/>
        </w:rPr>
        <w:t xml:space="preserve"> (figure 4)</w:t>
      </w:r>
      <w:r>
        <w:rPr>
          <w:rFonts w:cs="Arial"/>
          <w:b w:val="0"/>
          <w:smallCaps w:val="0"/>
          <w:sz w:val="24"/>
        </w:rPr>
        <w:t>.</w:t>
      </w:r>
    </w:p>
    <w:p w14:paraId="5C592974" w14:textId="77777777" w:rsidR="006A1AA6" w:rsidRDefault="006A1AA6">
      <w:pPr>
        <w:pStyle w:val="pfetitre1"/>
        <w:numPr>
          <w:ilvl w:val="0"/>
          <w:numId w:val="0"/>
        </w:numPr>
        <w:spacing w:before="0" w:after="0"/>
        <w:rPr>
          <w:rFonts w:cs="Arial"/>
          <w:b w:val="0"/>
          <w:smallCaps w:val="0"/>
          <w:sz w:val="24"/>
        </w:rPr>
      </w:pPr>
    </w:p>
    <w:p w14:paraId="639840AC" w14:textId="4261A6A7" w:rsidR="006A1AA6" w:rsidRDefault="000A249A">
      <w:pPr>
        <w:pStyle w:val="Paragraphedeliste1"/>
        <w:ind w:left="0" w:firstLine="710"/>
        <w:rPr>
          <w:rFonts w:ascii="Arial" w:hAnsi="Arial" w:cs="Arial"/>
        </w:rPr>
      </w:pPr>
      <w:r>
        <w:rPr>
          <w:rFonts w:ascii="Arial" w:hAnsi="Arial" w:cs="Arial"/>
        </w:rPr>
        <w:t xml:space="preserve">En outre, toute stratégie de bridage </w:t>
      </w:r>
      <w:r w:rsidRPr="00C400A4">
        <w:rPr>
          <w:rFonts w:ascii="Arial" w:hAnsi="Arial" w:cs="Arial"/>
        </w:rPr>
        <w:t xml:space="preserve">réaliste </w:t>
      </w:r>
      <w:r>
        <w:rPr>
          <w:rFonts w:ascii="Arial" w:hAnsi="Arial" w:cs="Arial"/>
        </w:rPr>
        <w:t>devra</w:t>
      </w:r>
      <w:r w:rsidRPr="00C400A4">
        <w:rPr>
          <w:rFonts w:ascii="Arial" w:hAnsi="Arial" w:cs="Arial"/>
        </w:rPr>
        <w:t>it</w:t>
      </w:r>
      <w:r>
        <w:rPr>
          <w:rFonts w:ascii="Arial" w:hAnsi="Arial" w:cs="Arial"/>
        </w:rPr>
        <w:t xml:space="preserve"> avoir des performances meilleures que celle du modèle purement aléatoire mais ne pourra pas être meilleur que le modèle idéal. Ainsi la courbe de performance d’une stratégie envisageable devrait se situer dans la surface comprise entre la courbe du modèle parfait et celle du modèle aléatoire. </w:t>
      </w:r>
    </w:p>
    <w:p w14:paraId="62F5F826" w14:textId="77777777" w:rsidR="006A1AA6" w:rsidRDefault="006A1AA6">
      <w:pPr>
        <w:pStyle w:val="pfetitre1"/>
        <w:numPr>
          <w:ilvl w:val="0"/>
          <w:numId w:val="0"/>
        </w:numPr>
        <w:spacing w:before="0" w:after="0"/>
        <w:rPr>
          <w:rFonts w:cs="Arial"/>
          <w:b w:val="0"/>
          <w:smallCaps w:val="0"/>
          <w:sz w:val="24"/>
        </w:rPr>
      </w:pPr>
    </w:p>
    <w:p w14:paraId="113DB8B4" w14:textId="77777777" w:rsidR="006A1AA6" w:rsidRDefault="000A249A">
      <w:pPr>
        <w:widowControl/>
        <w:suppressAutoHyphens w:val="0"/>
        <w:autoSpaceDE w:val="0"/>
        <w:autoSpaceDN w:val="0"/>
        <w:adjustRightInd w:val="0"/>
        <w:spacing w:after="0" w:line="240" w:lineRule="auto"/>
        <w:rPr>
          <w:rFonts w:ascii="Arial" w:hAnsi="Arial" w:cs="Arial"/>
        </w:rPr>
      </w:pPr>
      <w:r>
        <w:rPr>
          <w:noProof/>
        </w:rPr>
        <w:lastRenderedPageBreak/>
        <w:drawing>
          <wp:inline distT="0" distB="0" distL="0" distR="0" wp14:anchorId="7525C9D3" wp14:editId="45BC98EA">
            <wp:extent cx="5000625" cy="435292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a:picLocks noChangeAspect="1"/>
                    </pic:cNvPicPr>
                  </pic:nvPicPr>
                  <pic:blipFill>
                    <a:blip r:embed="rId24"/>
                    <a:stretch>
                      <a:fillRect/>
                    </a:stretch>
                  </pic:blipFill>
                  <pic:spPr>
                    <a:xfrm>
                      <a:off x="0" y="0"/>
                      <a:ext cx="5000625" cy="4352925"/>
                    </a:xfrm>
                    <a:prstGeom prst="rect">
                      <a:avLst/>
                    </a:prstGeom>
                  </pic:spPr>
                </pic:pic>
              </a:graphicData>
            </a:graphic>
          </wp:inline>
        </w:drawing>
      </w:r>
    </w:p>
    <w:p w14:paraId="07E37E47" w14:textId="4548D20A" w:rsidR="006A1AA6" w:rsidRDefault="000A249A">
      <w:pPr>
        <w:pStyle w:val="Lgende"/>
        <w:rPr>
          <w:rFonts w:ascii="Arial" w:hAnsi="Arial" w:cs="Arial"/>
        </w:rPr>
      </w:pPr>
      <w:bookmarkStart w:id="76" w:name="_Toc18874316"/>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sidR="00326AA6">
        <w:rPr>
          <w:rFonts w:ascii="Arial" w:hAnsi="Arial" w:cs="Arial"/>
          <w:noProof/>
        </w:rPr>
        <w:t>4</w:t>
      </w:r>
      <w:r>
        <w:rPr>
          <w:rFonts w:ascii="Arial" w:hAnsi="Arial" w:cs="Arial"/>
        </w:rPr>
        <w:fldChar w:fldCharType="end"/>
      </w:r>
      <w:r>
        <w:rPr>
          <w:rFonts w:ascii="Arial" w:hAnsi="Arial" w:cs="Arial"/>
        </w:rPr>
        <w:t>: Courbes de performances d’un modèle purement aléatoire, d’un modèle parfait : effet boule de cristal et d’une stratégie envisageable</w:t>
      </w:r>
      <w:bookmarkEnd w:id="76"/>
    </w:p>
    <w:p w14:paraId="3D7015B4" w14:textId="77777777" w:rsidR="006A1AA6" w:rsidRDefault="000A249A">
      <w:pPr>
        <w:pStyle w:val="Titre1"/>
        <w:numPr>
          <w:ilvl w:val="3"/>
          <w:numId w:val="1"/>
        </w:numPr>
        <w:tabs>
          <w:tab w:val="left" w:pos="850"/>
        </w:tabs>
        <w:rPr>
          <w:rFonts w:cs="Arial"/>
        </w:rPr>
      </w:pPr>
      <w:bookmarkStart w:id="77" w:name="_Toc18874371"/>
      <w:r>
        <w:rPr>
          <w:rFonts w:cs="Arial"/>
        </w:rPr>
        <w:t>Métrique de comparaison des stratégies de bridages</w:t>
      </w:r>
      <w:bookmarkEnd w:id="77"/>
    </w:p>
    <w:p w14:paraId="0FFD5ECE" w14:textId="77777777" w:rsidR="006A1AA6" w:rsidRDefault="000A249A">
      <w:pPr>
        <w:rPr>
          <w:rFonts w:ascii="Arial" w:hAnsi="Arial" w:cs="Arial"/>
        </w:rPr>
      </w:pPr>
      <w:r>
        <w:rPr>
          <w:rFonts w:ascii="Arial" w:hAnsi="Arial" w:cs="Arial"/>
        </w:rPr>
        <w:t xml:space="preserve">Considérons deux stratégies de bridages dont les courbes de performances sont représentées dans la figure 6. Quel que soit le taux de mortalité qu’on se fixe on produit moins d’énergie en optant pour la stratégie 1 plutôt que pour la stratégie 2. En d’autres termes </w:t>
      </w:r>
    </w:p>
    <w:p w14:paraId="7D12F2E6" w14:textId="45BF2C86" w:rsidR="00C41A52" w:rsidRDefault="000A249A">
      <w:pPr>
        <w:rPr>
          <w:rFonts w:ascii="Arial" w:hAnsi="Arial" w:cs="Arial"/>
          <w:sz w:val="28"/>
          <w:szCs w:val="28"/>
        </w:rPr>
      </w:pPr>
      <w:r>
        <w:rPr>
          <w:rFonts w:ascii="Arial" w:hAnsi="Arial" w:cs="Arial"/>
        </w:rPr>
        <w:t xml:space="preserve"> </w:t>
      </w:r>
      <m:oMath>
        <m:r>
          <w:rPr>
            <w:rFonts w:ascii="Cambria Math" w:hAnsi="Cambria Math" w:cs="Arial"/>
            <w:sz w:val="28"/>
            <w:szCs w:val="28"/>
          </w:rPr>
          <m:t xml:space="preserve">∀  m ∈ </m:t>
        </m:r>
        <m:d>
          <m:dPr>
            <m:begChr m:val="["/>
            <m:endChr m:val="]"/>
            <m:ctrlPr>
              <w:rPr>
                <w:rFonts w:ascii="Cambria Math" w:hAnsi="Cambria Math" w:cs="Arial"/>
                <w:i/>
                <w:sz w:val="28"/>
                <w:szCs w:val="28"/>
              </w:rPr>
            </m:ctrlPr>
          </m:dPr>
          <m:e>
            <m:r>
              <w:rPr>
                <w:rFonts w:ascii="Cambria Math" w:hAnsi="Cambria Math" w:cs="Arial"/>
                <w:sz w:val="28"/>
                <w:szCs w:val="28"/>
              </w:rPr>
              <m:t>0, 100</m:t>
            </m:r>
          </m:e>
        </m:d>
        <m:r>
          <w:rPr>
            <w:rFonts w:ascii="Cambria Math" w:hAnsi="Cambria Math" w:cs="Arial"/>
            <w:sz w:val="28"/>
            <w:szCs w:val="28"/>
          </w:rPr>
          <m:t>,  M</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s</m:t>
                </m:r>
              </m:e>
              <m:sub>
                <m:r>
                  <w:rPr>
                    <w:rFonts w:ascii="Cambria Math" w:hAnsi="Cambria Math" w:cs="Arial"/>
                    <w:sz w:val="28"/>
                    <w:szCs w:val="28"/>
                  </w:rPr>
                  <m:t>1</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1</m:t>
                </m:r>
              </m:sub>
            </m:sSub>
          </m:e>
        </m:d>
        <m:r>
          <w:rPr>
            <w:rFonts w:ascii="Cambria Math" w:hAnsi="Cambria Math" w:cs="Arial"/>
            <w:sz w:val="28"/>
            <w:szCs w:val="28"/>
          </w:rPr>
          <m:t>=M</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s</m:t>
                </m:r>
              </m:e>
              <m:sub>
                <m:r>
                  <w:rPr>
                    <w:rFonts w:ascii="Cambria Math" w:hAnsi="Cambria Math" w:cs="Arial"/>
                    <w:sz w:val="28"/>
                    <w:szCs w:val="28"/>
                  </w:rPr>
                  <m:t>2</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2</m:t>
                </m:r>
              </m:sub>
            </m:sSub>
          </m:e>
        </m:d>
        <m:r>
          <w:rPr>
            <w:rFonts w:ascii="Cambria Math" w:hAnsi="Cambria Math" w:cs="Arial"/>
            <w:sz w:val="28"/>
            <w:szCs w:val="28"/>
          </w:rPr>
          <m:t>=m ⟹ E</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s</m:t>
                </m:r>
              </m:e>
              <m:sub>
                <m:r>
                  <w:rPr>
                    <w:rFonts w:ascii="Cambria Math" w:hAnsi="Cambria Math" w:cs="Arial"/>
                    <w:sz w:val="28"/>
                    <w:szCs w:val="28"/>
                  </w:rPr>
                  <m:t>1</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1</m:t>
                </m:r>
              </m:sub>
            </m:sSub>
          </m:e>
        </m:d>
        <m:r>
          <w:rPr>
            <w:rFonts w:ascii="Cambria Math" w:hAnsi="Cambria Math" w:cs="Arial"/>
            <w:sz w:val="28"/>
            <w:szCs w:val="28"/>
          </w:rPr>
          <m:t>≤E</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s</m:t>
                </m:r>
              </m:e>
              <m:sub>
                <m:r>
                  <w:rPr>
                    <w:rFonts w:ascii="Cambria Math" w:hAnsi="Cambria Math" w:cs="Arial"/>
                    <w:sz w:val="28"/>
                    <w:szCs w:val="28"/>
                  </w:rPr>
                  <m:t>2</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2</m:t>
                </m:r>
              </m:sub>
            </m:sSub>
          </m:e>
        </m:d>
        <m:r>
          <w:rPr>
            <w:rFonts w:ascii="Cambria Math" w:hAnsi="Cambria Math" w:cs="Arial"/>
            <w:sz w:val="28"/>
            <w:szCs w:val="28"/>
          </w:rPr>
          <m:t xml:space="preserve"> </m:t>
        </m:r>
      </m:oMath>
      <w:r>
        <w:rPr>
          <w:rFonts w:ascii="Arial" w:hAnsi="Arial" w:cs="Arial"/>
          <w:sz w:val="28"/>
          <w:szCs w:val="28"/>
        </w:rPr>
        <w:t>.</w:t>
      </w:r>
    </w:p>
    <w:p w14:paraId="196ACE99" w14:textId="77777777" w:rsidR="00C41A52" w:rsidRPr="00C41A52" w:rsidRDefault="00C41A52">
      <w:pPr>
        <w:rPr>
          <w:rFonts w:ascii="Arial" w:hAnsi="Arial" w:cs="Arial"/>
          <w:sz w:val="28"/>
          <w:szCs w:val="28"/>
        </w:rPr>
      </w:pPr>
      <m:oMathPara>
        <m:oMath>
          <m:r>
            <w:rPr>
              <w:rFonts w:ascii="Cambria Math" w:hAnsi="Cambria Math" w:cs="Arial"/>
              <w:sz w:val="28"/>
              <w:szCs w:val="28"/>
            </w:rPr>
            <m:t xml:space="preserve">où </m:t>
          </m:r>
          <m:sSub>
            <m:sSubPr>
              <m:ctrlPr>
                <w:rPr>
                  <w:rFonts w:ascii="Cambria Math" w:hAnsi="Cambria Math" w:cs="Arial"/>
                  <w:i/>
                  <w:sz w:val="28"/>
                  <w:szCs w:val="28"/>
                </w:rPr>
              </m:ctrlPr>
            </m:sSubPr>
            <m:e>
              <m:r>
                <w:rPr>
                  <w:rFonts w:ascii="Cambria Math" w:hAnsi="Cambria Math" w:cs="Arial"/>
                  <w:sz w:val="28"/>
                  <w:szCs w:val="28"/>
                </w:rPr>
                <m:t>s</m:t>
              </m:r>
            </m:e>
            <m:sub>
              <m:r>
                <w:rPr>
                  <w:rFonts w:ascii="Cambria Math" w:hAnsi="Cambria Math" w:cs="Arial"/>
                  <w:sz w:val="28"/>
                  <w:szCs w:val="28"/>
                </w:rPr>
                <m:t xml:space="preserve">1 </m:t>
              </m:r>
            </m:sub>
          </m:sSub>
          <m:r>
            <w:rPr>
              <w:rFonts w:ascii="Cambria Math" w:hAnsi="Cambria Math" w:cs="Arial"/>
              <w:sz w:val="28"/>
              <w:szCs w:val="28"/>
            </w:rPr>
            <m:t xml:space="preserve">et </m:t>
          </m:r>
          <m:sSub>
            <m:sSubPr>
              <m:ctrlPr>
                <w:rPr>
                  <w:rFonts w:ascii="Cambria Math" w:hAnsi="Cambria Math" w:cs="Arial"/>
                  <w:i/>
                  <w:sz w:val="28"/>
                  <w:szCs w:val="28"/>
                </w:rPr>
              </m:ctrlPr>
            </m:sSubPr>
            <m:e>
              <m:r>
                <w:rPr>
                  <w:rFonts w:ascii="Cambria Math" w:hAnsi="Cambria Math" w:cs="Arial"/>
                  <w:sz w:val="28"/>
                  <w:szCs w:val="28"/>
                </w:rPr>
                <m:t>s</m:t>
              </m:r>
            </m:e>
            <m:sub>
              <m:r>
                <w:rPr>
                  <w:rFonts w:ascii="Cambria Math" w:hAnsi="Cambria Math" w:cs="Arial"/>
                  <w:sz w:val="28"/>
                  <w:szCs w:val="28"/>
                </w:rPr>
                <m:t>2</m:t>
              </m:r>
            </m:sub>
          </m:sSub>
          <m:r>
            <w:rPr>
              <w:rFonts w:ascii="Cambria Math" w:hAnsi="Cambria Math" w:cs="Arial"/>
              <w:sz w:val="28"/>
              <w:szCs w:val="28"/>
            </w:rPr>
            <m:t xml:space="preserve"> designent respectivement les stratégies de bridage 1 et 2. </m:t>
          </m:r>
        </m:oMath>
      </m:oMathPara>
    </w:p>
    <w:p w14:paraId="521BF6CE" w14:textId="71CE33C9" w:rsidR="00C41A52" w:rsidRPr="00C41A52" w:rsidRDefault="00C41A52">
      <w:pPr>
        <w:rPr>
          <w:rFonts w:ascii="Arial" w:hAnsi="Arial" w:cs="Arial"/>
          <w:sz w:val="28"/>
          <w:szCs w:val="28"/>
        </w:rPr>
      </w:pPr>
      <m:oMathPara>
        <m:oMath>
          <m:r>
            <w:rPr>
              <w:rFonts w:ascii="Cambria Math" w:hAnsi="Cambria Math" w:cs="Arial"/>
              <w:sz w:val="28"/>
              <w:szCs w:val="28"/>
            </w:rPr>
            <m:t xml:space="preserve">Et </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 ∈</m:t>
              </m:r>
              <m:d>
                <m:dPr>
                  <m:begChr m:val="⟦"/>
                  <m:endChr m:val="⟧"/>
                  <m:ctrlPr>
                    <w:rPr>
                      <w:rFonts w:ascii="Cambria Math" w:hAnsi="Cambria Math" w:cs="Arial"/>
                      <w:i/>
                      <w:sz w:val="28"/>
                      <w:szCs w:val="28"/>
                    </w:rPr>
                  </m:ctrlPr>
                </m:dPr>
                <m:e>
                  <m:r>
                    <w:rPr>
                      <w:rFonts w:ascii="Cambria Math" w:hAnsi="Cambria Math" w:cs="Arial"/>
                      <w:sz w:val="28"/>
                      <w:szCs w:val="28"/>
                    </w:rPr>
                    <m:t>1,2</m:t>
                  </m:r>
                </m:e>
              </m:d>
            </m:sub>
          </m:sSub>
          <m:r>
            <w:rPr>
              <w:rFonts w:ascii="Cambria Math" w:hAnsi="Cambria Math" w:cs="Arial"/>
              <w:sz w:val="28"/>
              <w:szCs w:val="28"/>
            </w:rPr>
            <m:t xml:space="preserve"> leurs seuils de bridages respectifs</m:t>
          </m:r>
        </m:oMath>
      </m:oMathPara>
    </w:p>
    <w:p w14:paraId="03FE3F8F" w14:textId="77777777" w:rsidR="00C41A52" w:rsidRPr="00C41A52" w:rsidRDefault="00C41A52">
      <w:pPr>
        <w:rPr>
          <w:rFonts w:ascii="Arial" w:hAnsi="Arial" w:cs="Arial"/>
          <w:sz w:val="28"/>
          <w:szCs w:val="28"/>
        </w:rPr>
      </w:pPr>
    </w:p>
    <w:p w14:paraId="49D4934B" w14:textId="77777777" w:rsidR="006A1AA6" w:rsidRDefault="000A249A">
      <w:pPr>
        <w:rPr>
          <w:rFonts w:ascii="Arial" w:hAnsi="Arial" w:cs="Arial"/>
        </w:rPr>
      </w:pPr>
      <w:r>
        <w:rPr>
          <w:rFonts w:ascii="Arial" w:hAnsi="Arial" w:cs="Arial"/>
        </w:rPr>
        <w:t>On conclut que la stratégie 2 est meilleure que la stratégie 1. De façon générale on retiendra que plus l’aire sous la courbe d’une stratégie de bridage est faible plus cette stratégie est performante.</w:t>
      </w:r>
    </w:p>
    <w:p w14:paraId="7B23904A" w14:textId="71988216" w:rsidR="006A1AA6" w:rsidRDefault="000A249A">
      <w:pPr>
        <w:rPr>
          <w:rFonts w:ascii="Arial" w:hAnsi="Arial" w:cs="Arial"/>
        </w:rPr>
      </w:pPr>
      <w:r>
        <w:rPr>
          <w:rFonts w:ascii="Arial" w:hAnsi="Arial" w:cs="Arial"/>
        </w:rPr>
        <w:lastRenderedPageBreak/>
        <w:t>Afin de créer un indice de performance, facilement interprétable, ayant des valeurs entre 0 et 1 et borné par les deux stratégies extrêmes (</w:t>
      </w:r>
      <w:r w:rsidR="00C41A52">
        <w:rPr>
          <w:rFonts w:ascii="Arial" w:hAnsi="Arial" w:cs="Arial"/>
        </w:rPr>
        <w:t>boule de cristal</w:t>
      </w:r>
      <w:r>
        <w:rPr>
          <w:rFonts w:ascii="Arial" w:hAnsi="Arial" w:cs="Arial"/>
        </w:rPr>
        <w:t xml:space="preserve"> et aléatoire), on définit l’indice de performance surfacique (IPS).</w:t>
      </w:r>
    </w:p>
    <w:p w14:paraId="66094DA7" w14:textId="77777777" w:rsidR="006A1AA6" w:rsidRDefault="000A249A">
      <w:pPr>
        <w:rPr>
          <w:rFonts w:ascii="Arial" w:hAnsi="Arial" w:cs="Arial"/>
        </w:rPr>
      </w:pPr>
      <w:r>
        <w:rPr>
          <w:rFonts w:ascii="Arial" w:hAnsi="Arial" w:cs="Arial"/>
        </w:rPr>
        <w:t>Soit :</w:t>
      </w:r>
    </w:p>
    <w:p w14:paraId="0DF4E32D" w14:textId="618413B8" w:rsidR="006A1AA6" w:rsidRDefault="000A249A">
      <w:pPr>
        <w:pStyle w:val="Paragraphedeliste"/>
        <w:numPr>
          <w:ilvl w:val="0"/>
          <w:numId w:val="12"/>
        </w:numPr>
        <w:rPr>
          <w:rFonts w:ascii="Arial" w:hAnsi="Arial" w:cs="Arial"/>
        </w:rPr>
      </w:pPr>
      <w:r>
        <w:rPr>
          <w:rFonts w:ascii="Arial" w:hAnsi="Arial" w:cs="Arial"/>
        </w:rPr>
        <w:t xml:space="preserve"> A(aléa), l’aire de la surface </w:t>
      </w:r>
      <w:r w:rsidR="00FC3624">
        <w:rPr>
          <w:rFonts w:ascii="Arial" w:hAnsi="Arial" w:cs="Arial"/>
        </w:rPr>
        <w:t>en dessous de la</w:t>
      </w:r>
      <w:r>
        <w:rPr>
          <w:rFonts w:ascii="Arial" w:hAnsi="Arial" w:cs="Arial"/>
        </w:rPr>
        <w:t xml:space="preserve"> courbe de performance </w:t>
      </w:r>
      <w:r w:rsidR="00FC3624">
        <w:rPr>
          <w:rFonts w:ascii="Arial" w:hAnsi="Arial" w:cs="Arial"/>
        </w:rPr>
        <w:t xml:space="preserve">de la stratégie </w:t>
      </w:r>
      <w:r>
        <w:rPr>
          <w:rFonts w:ascii="Arial" w:hAnsi="Arial" w:cs="Arial"/>
        </w:rPr>
        <w:t xml:space="preserve">aléatoire. </w:t>
      </w:r>
    </w:p>
    <w:p w14:paraId="06BBF138" w14:textId="01FD2419" w:rsidR="006A1AA6" w:rsidRDefault="000A249A">
      <w:pPr>
        <w:pStyle w:val="Paragraphedeliste"/>
        <w:numPr>
          <w:ilvl w:val="0"/>
          <w:numId w:val="12"/>
        </w:numPr>
        <w:rPr>
          <w:rFonts w:ascii="Arial" w:hAnsi="Arial" w:cs="Arial"/>
        </w:rPr>
      </w:pPr>
      <w:r>
        <w:rPr>
          <w:rFonts w:ascii="Arial" w:hAnsi="Arial" w:cs="Arial"/>
        </w:rPr>
        <w:t xml:space="preserve">A(parf) l’aire de la surface </w:t>
      </w:r>
      <w:r w:rsidR="00FC3624">
        <w:rPr>
          <w:rFonts w:ascii="Arial" w:hAnsi="Arial" w:cs="Arial"/>
        </w:rPr>
        <w:t>en dessous de</w:t>
      </w:r>
      <w:r>
        <w:rPr>
          <w:rFonts w:ascii="Arial" w:hAnsi="Arial" w:cs="Arial"/>
        </w:rPr>
        <w:t xml:space="preserve"> la courbe de performance </w:t>
      </w:r>
      <w:r w:rsidR="00FC3624">
        <w:rPr>
          <w:rFonts w:ascii="Arial" w:hAnsi="Arial" w:cs="Arial"/>
        </w:rPr>
        <w:t>de la</w:t>
      </w:r>
      <w:r>
        <w:rPr>
          <w:rFonts w:ascii="Arial" w:hAnsi="Arial" w:cs="Arial"/>
        </w:rPr>
        <w:t xml:space="preserve"> stratégie de bridage parfaite</w:t>
      </w:r>
    </w:p>
    <w:p w14:paraId="675E8941" w14:textId="5A678DCA" w:rsidR="00FC3624" w:rsidRDefault="00FC3624">
      <w:pPr>
        <w:pStyle w:val="Paragraphedeliste"/>
        <w:numPr>
          <w:ilvl w:val="0"/>
          <w:numId w:val="12"/>
        </w:numPr>
        <w:rPr>
          <w:rFonts w:ascii="Arial" w:hAnsi="Arial" w:cs="Arial"/>
        </w:rPr>
      </w:pPr>
      <w:r>
        <w:rPr>
          <w:rFonts w:ascii="Arial" w:hAnsi="Arial" w:cs="Arial"/>
        </w:rPr>
        <w:t>A (</w:t>
      </w:r>
      <m:oMath>
        <m:sSub>
          <m:sSubPr>
            <m:ctrlPr>
              <w:rPr>
                <w:rFonts w:ascii="Cambria Math" w:hAnsi="Cambria Math" w:cs="Arial"/>
                <w:i/>
                <w:sz w:val="32"/>
                <w:szCs w:val="32"/>
                <w:lang w:val="en-US"/>
              </w:rPr>
            </m:ctrlPr>
          </m:sSubPr>
          <m:e>
            <m:r>
              <w:rPr>
                <w:rFonts w:ascii="Cambria Math" w:hAnsi="Cambria Math" w:cs="Arial"/>
                <w:sz w:val="32"/>
                <w:szCs w:val="32"/>
                <w:lang w:val="en-US"/>
              </w:rPr>
              <m:t>S</m:t>
            </m:r>
          </m:e>
          <m:sub>
            <m:r>
              <w:rPr>
                <w:rFonts w:ascii="Cambria Math" w:hAnsi="Cambria Math" w:cs="Arial"/>
                <w:sz w:val="32"/>
                <w:szCs w:val="32"/>
                <w:lang w:val="en-US"/>
              </w:rPr>
              <m:t>i</m:t>
            </m:r>
          </m:sub>
        </m:sSub>
      </m:oMath>
      <w:r w:rsidRPr="00FC3624">
        <w:rPr>
          <w:rFonts w:ascii="Arial" w:hAnsi="Arial" w:cs="Arial"/>
          <w:sz w:val="32"/>
          <w:szCs w:val="32"/>
        </w:rPr>
        <w:t xml:space="preserve">) </w:t>
      </w:r>
      <w:r>
        <w:rPr>
          <w:rFonts w:ascii="Arial" w:hAnsi="Arial" w:cs="Arial"/>
        </w:rPr>
        <w:t>l’aire de la surface en dessous de la courbe de performance d’une stratégie réaliste</w:t>
      </w:r>
    </w:p>
    <w:p w14:paraId="7321A9D6" w14:textId="1063AA54" w:rsidR="006A1AA6" w:rsidRDefault="00CC6269">
      <w:pPr>
        <w:rPr>
          <w:rFonts w:ascii="Arial" w:hAnsi="Arial" w:cs="Arial"/>
          <w:lang w:val="en-US"/>
        </w:rPr>
      </w:pPr>
      <m:oMathPara>
        <m:oMath>
          <m:sSub>
            <m:sSubPr>
              <m:ctrlPr>
                <w:rPr>
                  <w:rFonts w:ascii="Cambria Math" w:hAnsi="Cambria Math" w:cs="Arial"/>
                  <w:i/>
                  <w:sz w:val="32"/>
                  <w:szCs w:val="32"/>
                  <w:lang w:val="en-US"/>
                </w:rPr>
              </m:ctrlPr>
            </m:sSubPr>
            <m:e>
              <m:r>
                <w:rPr>
                  <w:rFonts w:ascii="Cambria Math" w:hAnsi="Cambria Math" w:cs="Arial"/>
                  <w:sz w:val="32"/>
                  <w:szCs w:val="32"/>
                  <w:lang w:val="en-US"/>
                </w:rPr>
                <m:t>IPS</m:t>
              </m:r>
            </m:e>
            <m:sub>
              <m:r>
                <w:rPr>
                  <w:rFonts w:ascii="Cambria Math" w:hAnsi="Cambria Math" w:cs="Arial"/>
                  <w:sz w:val="32"/>
                  <w:szCs w:val="32"/>
                  <w:lang w:val="en-US"/>
                </w:rPr>
                <m:t>i</m:t>
              </m:r>
            </m:sub>
          </m:sSub>
          <m:r>
            <w:rPr>
              <w:rFonts w:ascii="Cambria Math" w:hAnsi="Cambria Math" w:cs="Arial"/>
              <w:sz w:val="32"/>
              <w:szCs w:val="32"/>
              <w:lang w:val="en-US"/>
            </w:rPr>
            <m:t xml:space="preserve">= </m:t>
          </m:r>
          <m:f>
            <m:fPr>
              <m:ctrlPr>
                <w:rPr>
                  <w:rFonts w:ascii="Cambria Math" w:hAnsi="Cambria Math" w:cs="Arial"/>
                  <w:i/>
                  <w:sz w:val="32"/>
                  <w:szCs w:val="32"/>
                </w:rPr>
              </m:ctrlPr>
            </m:fPr>
            <m:num>
              <m:r>
                <w:rPr>
                  <w:rFonts w:ascii="Cambria Math" w:hAnsi="Cambria Math" w:cs="Arial"/>
                  <w:sz w:val="32"/>
                  <w:szCs w:val="32"/>
                </w:rPr>
                <m:t>A</m:t>
              </m:r>
              <m:d>
                <m:dPr>
                  <m:ctrlPr>
                    <w:rPr>
                      <w:rFonts w:ascii="Cambria Math" w:hAnsi="Cambria Math" w:cs="Arial"/>
                      <w:i/>
                      <w:sz w:val="32"/>
                      <w:szCs w:val="32"/>
                      <w:lang w:val="en-US"/>
                    </w:rPr>
                  </m:ctrlPr>
                </m:dPr>
                <m:e>
                  <m:r>
                    <w:rPr>
                      <w:rFonts w:ascii="Cambria Math" w:hAnsi="Cambria Math" w:cs="Arial"/>
                      <w:sz w:val="32"/>
                      <w:szCs w:val="32"/>
                    </w:rPr>
                    <m:t>alea</m:t>
                  </m:r>
                </m:e>
              </m:d>
              <m:r>
                <w:rPr>
                  <w:rFonts w:ascii="Cambria Math" w:hAnsi="Cambria Math" w:cs="Arial"/>
                  <w:sz w:val="32"/>
                  <w:szCs w:val="32"/>
                  <w:lang w:val="en-US"/>
                </w:rPr>
                <m:t>-A(</m:t>
              </m:r>
              <m:sSub>
                <m:sSubPr>
                  <m:ctrlPr>
                    <w:rPr>
                      <w:rFonts w:ascii="Cambria Math" w:hAnsi="Cambria Math" w:cs="Arial"/>
                      <w:i/>
                      <w:sz w:val="32"/>
                      <w:szCs w:val="32"/>
                      <w:lang w:val="en-US"/>
                    </w:rPr>
                  </m:ctrlPr>
                </m:sSubPr>
                <m:e>
                  <m:r>
                    <w:rPr>
                      <w:rFonts w:ascii="Cambria Math" w:hAnsi="Cambria Math" w:cs="Arial"/>
                      <w:sz w:val="32"/>
                      <w:szCs w:val="32"/>
                      <w:lang w:val="en-US"/>
                    </w:rPr>
                    <m:t>S</m:t>
                  </m:r>
                </m:e>
                <m:sub>
                  <m:r>
                    <w:rPr>
                      <w:rFonts w:ascii="Cambria Math" w:hAnsi="Cambria Math" w:cs="Arial"/>
                      <w:sz w:val="32"/>
                      <w:szCs w:val="32"/>
                      <w:lang w:val="en-US"/>
                    </w:rPr>
                    <m:t>i</m:t>
                  </m:r>
                </m:sub>
              </m:sSub>
              <m:r>
                <w:rPr>
                  <w:rFonts w:ascii="Cambria Math" w:hAnsi="Cambria Math" w:cs="Arial"/>
                  <w:sz w:val="32"/>
                  <w:szCs w:val="32"/>
                  <w:lang w:val="en-US"/>
                </w:rPr>
                <m:t>)</m:t>
              </m:r>
            </m:num>
            <m:den>
              <m:r>
                <w:rPr>
                  <w:rFonts w:ascii="Cambria Math" w:hAnsi="Cambria Math" w:cs="Arial"/>
                  <w:sz w:val="32"/>
                  <w:szCs w:val="32"/>
                </w:rPr>
                <m:t>A</m:t>
              </m:r>
              <m:d>
                <m:dPr>
                  <m:ctrlPr>
                    <w:rPr>
                      <w:rFonts w:ascii="Cambria Math" w:hAnsi="Cambria Math" w:cs="Arial"/>
                      <w:i/>
                      <w:sz w:val="32"/>
                      <w:szCs w:val="32"/>
                    </w:rPr>
                  </m:ctrlPr>
                </m:dPr>
                <m:e>
                  <m:r>
                    <w:rPr>
                      <w:rFonts w:ascii="Cambria Math" w:hAnsi="Cambria Math" w:cs="Arial"/>
                      <w:sz w:val="32"/>
                      <w:szCs w:val="32"/>
                    </w:rPr>
                    <m:t>alea</m:t>
                  </m:r>
                </m:e>
              </m:d>
              <m:r>
                <w:rPr>
                  <w:rFonts w:ascii="Cambria Math" w:hAnsi="Cambria Math" w:cs="Arial"/>
                  <w:sz w:val="32"/>
                  <w:szCs w:val="32"/>
                </w:rPr>
                <m:t>-A</m:t>
              </m:r>
              <m:r>
                <w:rPr>
                  <w:rFonts w:ascii="Cambria Math" w:hAnsi="Cambria Math" w:cs="Arial"/>
                  <w:sz w:val="32"/>
                  <w:szCs w:val="32"/>
                  <w:lang w:val="en-US"/>
                </w:rPr>
                <m:t>(</m:t>
              </m:r>
              <m:r>
                <w:rPr>
                  <w:rFonts w:ascii="Cambria Math" w:hAnsi="Cambria Math" w:cs="Arial"/>
                  <w:sz w:val="32"/>
                  <w:szCs w:val="32"/>
                </w:rPr>
                <m:t>parf</m:t>
              </m:r>
              <m:r>
                <w:rPr>
                  <w:rFonts w:ascii="Cambria Math" w:hAnsi="Cambria Math" w:cs="Arial"/>
                  <w:sz w:val="32"/>
                  <w:szCs w:val="32"/>
                  <w:lang w:val="en-US"/>
                </w:rPr>
                <m:t>)</m:t>
              </m:r>
            </m:den>
          </m:f>
          <m:r>
            <w:rPr>
              <w:rFonts w:ascii="Cambria Math" w:hAnsi="Cambria Math" w:cs="Arial"/>
              <w:sz w:val="32"/>
              <w:szCs w:val="32"/>
            </w:rPr>
            <m:t>*100</m:t>
          </m:r>
        </m:oMath>
      </m:oMathPara>
    </w:p>
    <w:p w14:paraId="13FA0350" w14:textId="77777777" w:rsidR="006A1AA6" w:rsidRDefault="000A249A">
      <w:pPr>
        <w:spacing w:after="0"/>
        <w:rPr>
          <w:rFonts w:ascii="Arial" w:hAnsi="Arial" w:cs="Arial"/>
        </w:rPr>
      </w:pPr>
      <w:r>
        <w:rPr>
          <w:rFonts w:ascii="Arial" w:hAnsi="Arial" w:cs="Arial"/>
        </w:rPr>
        <w:t>On remarque que l’IPS du modèle aléatoire est nul et que IPS de la stratégie parfaite est égal à 100%.</w:t>
      </w:r>
    </w:p>
    <w:p w14:paraId="213AD997" w14:textId="77777777" w:rsidR="006A1AA6" w:rsidRDefault="000A249A">
      <w:pPr>
        <w:spacing w:after="0"/>
        <w:rPr>
          <w:rFonts w:ascii="Arial" w:hAnsi="Arial" w:cs="Arial"/>
        </w:rPr>
      </w:pPr>
      <w:r>
        <w:rPr>
          <w:rFonts w:ascii="Arial" w:hAnsi="Arial" w:cs="Arial"/>
        </w:rPr>
        <w:t>Par ailleurs on utilise la méthode des trapèzes pour calculer A(alea) et A(parf).</w:t>
      </w:r>
    </w:p>
    <w:p w14:paraId="69BA3684" w14:textId="77777777" w:rsidR="006A1AA6" w:rsidRDefault="000A249A">
      <w:pPr>
        <w:pStyle w:val="Corpsdetexte"/>
      </w:pPr>
      <w:r>
        <w:rPr>
          <w:noProof/>
        </w:rPr>
        <w:drawing>
          <wp:inline distT="0" distB="0" distL="0" distR="0" wp14:anchorId="6F432D2F" wp14:editId="7F295EA7">
            <wp:extent cx="4819015" cy="4143375"/>
            <wp:effectExtent l="0" t="0" r="63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a:picLocks noChangeAspect="1"/>
                    </pic:cNvPicPr>
                  </pic:nvPicPr>
                  <pic:blipFill>
                    <a:blip r:embed="rId25"/>
                    <a:stretch>
                      <a:fillRect/>
                    </a:stretch>
                  </pic:blipFill>
                  <pic:spPr>
                    <a:xfrm>
                      <a:off x="0" y="0"/>
                      <a:ext cx="4837789" cy="4159426"/>
                    </a:xfrm>
                    <a:prstGeom prst="rect">
                      <a:avLst/>
                    </a:prstGeom>
                  </pic:spPr>
                </pic:pic>
              </a:graphicData>
            </a:graphic>
          </wp:inline>
        </w:drawing>
      </w:r>
    </w:p>
    <w:p w14:paraId="27CA5CCB" w14:textId="377656F9" w:rsidR="006A1AA6" w:rsidRDefault="000A249A">
      <w:pPr>
        <w:pStyle w:val="Lgende"/>
        <w:rPr>
          <w:rFonts w:ascii="Arial" w:hAnsi="Arial" w:cs="Arial"/>
        </w:rPr>
      </w:pPr>
      <w:bookmarkStart w:id="78" w:name="_Toc18874317"/>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sidR="00326AA6">
        <w:rPr>
          <w:rFonts w:ascii="Arial" w:hAnsi="Arial" w:cs="Arial"/>
          <w:noProof/>
        </w:rPr>
        <w:t>5</w:t>
      </w:r>
      <w:r>
        <w:rPr>
          <w:rFonts w:ascii="Arial" w:hAnsi="Arial" w:cs="Arial"/>
        </w:rPr>
        <w:fldChar w:fldCharType="end"/>
      </w:r>
      <w:r>
        <w:rPr>
          <w:rFonts w:ascii="Arial" w:hAnsi="Arial" w:cs="Arial"/>
        </w:rPr>
        <w:t>: Comparaison des stratégies de bridages</w:t>
      </w:r>
      <w:bookmarkEnd w:id="78"/>
    </w:p>
    <w:p w14:paraId="19568E5F" w14:textId="77777777" w:rsidR="006A1AA6" w:rsidRDefault="000A249A">
      <w:pPr>
        <w:pStyle w:val="Titre1"/>
        <w:numPr>
          <w:ilvl w:val="1"/>
          <w:numId w:val="1"/>
        </w:numPr>
        <w:rPr>
          <w:rFonts w:cs="Arial"/>
          <w:sz w:val="40"/>
          <w:szCs w:val="36"/>
        </w:rPr>
      </w:pPr>
      <w:bookmarkStart w:id="79" w:name="_Toc18874372"/>
      <w:r>
        <w:rPr>
          <w:rFonts w:cs="Arial"/>
          <w:sz w:val="40"/>
          <w:szCs w:val="36"/>
        </w:rPr>
        <w:lastRenderedPageBreak/>
        <w:t>Production d’énergie (Et)</w:t>
      </w:r>
      <w:bookmarkEnd w:id="79"/>
    </w:p>
    <w:p w14:paraId="28A095F3" w14:textId="4095D39E" w:rsidR="006A1AA6" w:rsidRDefault="000A249A">
      <w:pPr>
        <w:spacing w:after="0"/>
        <w:rPr>
          <w:rFonts w:ascii="Arial" w:hAnsi="Arial" w:cs="Arial"/>
        </w:rPr>
      </w:pPr>
      <w:r>
        <w:rPr>
          <w:rFonts w:ascii="Arial" w:hAnsi="Arial" w:cs="Arial"/>
        </w:rPr>
        <w:t>L’</w:t>
      </w:r>
      <w:r w:rsidRPr="006A05B0">
        <w:rPr>
          <w:rFonts w:ascii="Arial" w:hAnsi="Arial" w:cs="Arial"/>
        </w:rPr>
        <w:t>é</w:t>
      </w:r>
      <w:r>
        <w:rPr>
          <w:rFonts w:ascii="Arial" w:hAnsi="Arial" w:cs="Arial"/>
        </w:rPr>
        <w:t xml:space="preserve">nergie qu’une éolienne produit au cours d’une période </w:t>
      </w:r>
      <w:r>
        <w:rPr>
          <w:rFonts w:ascii="Cambria Math" w:hAnsi="Cambria Math" w:cs="Cambria Math"/>
        </w:rPr>
        <w:t>𝛥</w:t>
      </w:r>
      <w:r>
        <w:rPr>
          <w:rFonts w:ascii="Arial" w:hAnsi="Arial" w:cs="Arial"/>
        </w:rPr>
        <w:t>t pendant laquelle la vitesse du vent est supposée constante,  dépend des caractéristiques propres de l’éolienne et peut être estimée par la fonction ci-dessous</w:t>
      </w:r>
      <w:r w:rsidRPr="006A05B0">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{"citationID":"TPD2BWsd","properties":{"formattedCitation":"(Chang et al. 2003)","plainCitation":"(Chang et al. 2003)","noteIndex":0},"citationItems":[{"id":41,"uris":["http://zotero.org/users/local/YDB3GLjc/items/XMQQNJ72"],"uri":["http://zotero.org/users/local/YDB3GLjc/items/XMQQNJ72"],"itemData":{"id":41,"type":"article-journal","title":"Assessment of wind characteristics and wind turbine characteristics in Taiwan","container-title":"Renewable Energy","page":"851-871","volume":"28","issue":"6","source":"Crossref","DOI":"10.1016/S0960-1481(02)00184-2","ISSN":"09601481","language":"en","author":[{"family":"Chang","given":"Tsang-Jung"},{"family":"Wu","given":"Yu-Ting"},{"family":"Hsu","given":"Hua-Yi"},{"family":"Chu","given":"Chia-Ren"},{"family":"Liao","given":"Chun-Min"}],"issued":{"date-parts":[["2003",5]]}}}],"schema":"https://github.com/citation-style-language/schema/raw/master/csl-citation.json"} </w:instrText>
      </w:r>
      <w:r>
        <w:rPr>
          <w:rFonts w:ascii="Arial" w:hAnsi="Arial" w:cs="Arial"/>
        </w:rPr>
        <w:fldChar w:fldCharType="separate"/>
      </w:r>
      <w:r>
        <w:rPr>
          <w:rFonts w:ascii="Arial" w:hAnsi="Arial" w:cs="Arial"/>
        </w:rPr>
        <w:t>(Chang et al. 2003)</w:t>
      </w:r>
      <w:r>
        <w:rPr>
          <w:rFonts w:ascii="Arial" w:hAnsi="Arial" w:cs="Arial"/>
        </w:rPr>
        <w:fldChar w:fldCharType="end"/>
      </w:r>
      <w:r>
        <w:rPr>
          <w:rFonts w:ascii="Arial" w:hAnsi="Arial" w:cs="Arial"/>
        </w:rPr>
        <w:t> :</w:t>
      </w:r>
    </w:p>
    <w:p w14:paraId="6822A43A" w14:textId="77777777" w:rsidR="006A1AA6" w:rsidRDefault="000A249A">
      <w:pPr>
        <w:pStyle w:val="Corpsdetexte"/>
        <w:rPr>
          <w:rFonts w:ascii="Arial" w:hAnsi="Arial" w:cs="Arial"/>
        </w:rPr>
      </w:pPr>
      <m:oMathPara>
        <m:oMath>
          <m:r>
            <w:rPr>
              <w:rFonts w:ascii="Cambria Math" w:hAnsi="Cambria Math" w:cs="Arial"/>
            </w:rPr>
            <m:t>E= ∆t.</m:t>
          </m:r>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r>
            <w:rPr>
              <w:rFonts w:ascii="Cambria Math" w:hAnsi="Cambria Math" w:cs="Arial"/>
            </w:rPr>
            <m:t>(V)</m:t>
          </m:r>
        </m:oMath>
      </m:oMathPara>
    </w:p>
    <w:p w14:paraId="2FFF1EC8" w14:textId="77777777" w:rsidR="006A1AA6" w:rsidRDefault="000A249A">
      <w:pPr>
        <w:pStyle w:val="Corpsdetexte"/>
        <w:rPr>
          <w:rFonts w:ascii="Arial" w:hAnsi="Arial" w:cs="Arial"/>
        </w:rPr>
      </w:pPr>
      <w:r>
        <w:rPr>
          <w:rFonts w:ascii="Arial" w:hAnsi="Arial" w:cs="Arial"/>
        </w:rPr>
        <w:t xml:space="preserve">Avec : </w:t>
      </w:r>
    </w:p>
    <w:p w14:paraId="694CB379" w14:textId="77777777" w:rsidR="006A1AA6" w:rsidRDefault="000A249A">
      <w:pPr>
        <w:pStyle w:val="Corpsdetexte"/>
        <w:numPr>
          <w:ilvl w:val="0"/>
          <w:numId w:val="12"/>
        </w:numPr>
        <w:rPr>
          <w:rFonts w:ascii="Arial" w:hAnsi="Arial" w:cs="Arial"/>
        </w:rPr>
      </w:pPr>
      <m:oMath>
        <m:r>
          <w:rPr>
            <w:rFonts w:ascii="Cambria Math" w:hAnsi="Cambria Math" w:cs="Arial"/>
          </w:rPr>
          <m:t>∆t</m:t>
        </m:r>
      </m:oMath>
      <w:r>
        <w:rPr>
          <w:rFonts w:ascii="Arial" w:hAnsi="Arial" w:cs="Arial"/>
        </w:rPr>
        <w:t>, le temps (h) au cours duquel l’éolienne est en marche</w:t>
      </w:r>
    </w:p>
    <w:p w14:paraId="3E8E1A79" w14:textId="77777777" w:rsidR="006A1AA6" w:rsidRDefault="00CC6269">
      <w:pPr>
        <w:pStyle w:val="Corpsdetexte"/>
        <w:numPr>
          <w:ilvl w:val="0"/>
          <w:numId w:val="12"/>
        </w:numPr>
        <w:rPr>
          <w:rFonts w:ascii="Arial" w:hAnsi="Arial" w:cs="Arial"/>
        </w:rPr>
      </w:pP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r>
          <w:rPr>
            <w:rFonts w:ascii="Cambria Math" w:hAnsi="Cambria Math" w:cs="Arial"/>
          </w:rPr>
          <m:t>(V)</m:t>
        </m:r>
      </m:oMath>
      <w:r w:rsidR="000A249A">
        <w:rPr>
          <w:rFonts w:ascii="Arial" w:hAnsi="Arial" w:cs="Arial"/>
        </w:rPr>
        <w:t>, la puissance électrique (kW) générée par l’éolienne, définie par intervalle</w:t>
      </w:r>
    </w:p>
    <w:p w14:paraId="100E3C24" w14:textId="77777777" w:rsidR="006A1AA6" w:rsidRDefault="000A249A">
      <w:pPr>
        <w:pStyle w:val="Corpsdetexte"/>
        <w:numPr>
          <w:ilvl w:val="0"/>
          <w:numId w:val="12"/>
        </w:numPr>
        <w:rPr>
          <w:rFonts w:ascii="Arial" w:hAnsi="Arial" w:cs="Arial"/>
        </w:rPr>
      </w:pPr>
      <m:oMath>
        <m:r>
          <w:rPr>
            <w:rFonts w:ascii="Cambria Math" w:hAnsi="Cambria Math" w:cs="Arial"/>
          </w:rPr>
          <m:t>E</m:t>
        </m:r>
      </m:oMath>
      <w:r>
        <w:rPr>
          <w:rFonts w:ascii="Arial" w:hAnsi="Arial" w:cs="Arial"/>
        </w:rPr>
        <w:t xml:space="preserve">, l’énergie électrique (kWh) produite par l’éolienne au cours de la période </w:t>
      </w:r>
      <m:oMath>
        <m:r>
          <w:rPr>
            <w:rFonts w:ascii="Cambria Math" w:hAnsi="Cambria Math" w:cs="Arial"/>
          </w:rPr>
          <m:t>∆t</m:t>
        </m:r>
      </m:oMath>
    </w:p>
    <w:p w14:paraId="0D25D8F2" w14:textId="77777777" w:rsidR="006A1AA6" w:rsidRDefault="006A1AA6">
      <w:pPr>
        <w:pStyle w:val="Corpsdetexte"/>
        <w:rPr>
          <w:rFonts w:ascii="Arial" w:hAnsi="Arial" w:cs="Arial"/>
        </w:rPr>
      </w:pPr>
    </w:p>
    <w:p w14:paraId="0000614F" w14:textId="77777777" w:rsidR="006A1AA6" w:rsidRDefault="000A249A">
      <w:pPr>
        <w:pStyle w:val="Corpsdetexte"/>
        <w:rPr>
          <w:rFonts w:ascii="Arial" w:hAnsi="Arial" w:cs="Arial"/>
        </w:rPr>
      </w:pPr>
      <w:r>
        <w:rPr>
          <w:rFonts w:ascii="Arial" w:hAnsi="Arial" w:cs="Arial"/>
        </w:rPr>
        <w:t xml:space="preserve">Par ailleurs à humidité d’air constante, la puissance électrique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r>
          <w:rPr>
            <w:rFonts w:ascii="Cambria Math" w:hAnsi="Cambria Math" w:cs="Arial"/>
          </w:rPr>
          <m:t>(V)</m:t>
        </m:r>
      </m:oMath>
      <w:r>
        <w:rPr>
          <w:rFonts w:ascii="Arial" w:hAnsi="Arial" w:cs="Arial"/>
        </w:rPr>
        <w:t xml:space="preserve"> varie en fonction de la vitesse du vent et est défini par la fonction défini par intervalle ci-dessous </w:t>
      </w:r>
      <w:r w:rsidRPr="006A05B0">
        <w:rPr>
          <w:rFonts w:ascii="Arial" w:hAnsi="Arial" w:cs="Arial"/>
        </w:rPr>
        <w:t xml:space="preserve">(figure 6) </w:t>
      </w:r>
      <w:r>
        <w:rPr>
          <w:rFonts w:ascii="Arial" w:hAnsi="Arial" w:cs="Arial"/>
        </w:rPr>
        <w:t xml:space="preserve">: </w:t>
      </w:r>
    </w:p>
    <w:p w14:paraId="10EFB16F" w14:textId="77777777" w:rsidR="006A1AA6" w:rsidRDefault="00CC6269">
      <w:pPr>
        <w:pStyle w:val="Corpsdetexte"/>
        <w:rPr>
          <w:rFonts w:ascii="Arial" w:hAnsi="Arial"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d>
            <m:dPr>
              <m:ctrlPr>
                <w:rPr>
                  <w:rFonts w:ascii="Cambria Math" w:hAnsi="Cambria Math" w:cs="Arial"/>
                  <w:i/>
                </w:rPr>
              </m:ctrlPr>
            </m:dPr>
            <m:e>
              <m:r>
                <w:rPr>
                  <w:rFonts w:ascii="Cambria Math" w:hAnsi="Cambria Math" w:cs="Arial"/>
                </w:rPr>
                <m:t>V</m:t>
              </m:r>
            </m:e>
          </m:d>
          <m:r>
            <w:rPr>
              <w:rFonts w:ascii="Cambria Math" w:hAnsi="Cambria Math" w:cs="Arial"/>
            </w:rPr>
            <m:t xml:space="preserve">= </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 xml:space="preserve"> </m:t>
                  </m:r>
                  <m:sSub>
                    <m:sSubPr>
                      <m:ctrlPr>
                        <w:rPr>
                          <w:rFonts w:ascii="Cambria Math" w:hAnsi="Cambria Math" w:cs="Arial"/>
                          <w:i/>
                        </w:rPr>
                      </m:ctrlPr>
                    </m:sSubPr>
                    <m:e>
                      <m:r>
                        <w:rPr>
                          <w:rFonts w:ascii="Cambria Math" w:hAnsi="Cambria Math" w:cs="Arial"/>
                        </w:rPr>
                        <m:t>0</m:t>
                      </m:r>
                    </m:e>
                    <m:sub>
                      <m:r>
                        <w:rPr>
                          <w:rFonts w:ascii="Cambria Math" w:hAnsi="Cambria Math" w:cs="Arial"/>
                        </w:rPr>
                        <m:t xml:space="preserve">                                                                             </m:t>
                      </m:r>
                    </m:sub>
                  </m:sSub>
                  <m:r>
                    <w:rPr>
                      <w:rFonts w:ascii="Cambria Math" w:hAnsi="Cambria Math" w:cs="Arial"/>
                    </w:rPr>
                    <m:t xml:space="preserve">     , V&lt;</m:t>
                  </m:r>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 xml:space="preserve">             </m:t>
                  </m:r>
                </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V</m:t>
                          </m:r>
                        </m:e>
                        <m:sup>
                          <m:r>
                            <w:rPr>
                              <w:rFonts w:ascii="Cambria Math" w:hAnsi="Cambria Math" w:cs="Arial"/>
                            </w:rPr>
                            <m:t>3</m:t>
                          </m:r>
                        </m:sup>
                      </m:sSup>
                      <m:r>
                        <w:rPr>
                          <w:rFonts w:ascii="Cambria Math" w:hAnsi="Cambria Math" w:cs="Arial"/>
                        </w:rPr>
                        <m:t xml:space="preserve">+ </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r>
                        <w:rPr>
                          <w:rFonts w:ascii="Cambria Math" w:hAnsi="Cambria Math" w:cs="Arial"/>
                        </w:rPr>
                        <m:t xml:space="preserve">+ </m:t>
                      </m:r>
                      <m:sSub>
                        <m:sSubPr>
                          <m:ctrlPr>
                            <w:rPr>
                              <w:rFonts w:ascii="Cambria Math" w:hAnsi="Cambria Math" w:cs="Arial"/>
                              <w:i/>
                            </w:rPr>
                          </m:ctrlPr>
                        </m:sSubPr>
                        <m:e>
                          <m:r>
                            <w:rPr>
                              <w:rFonts w:ascii="Cambria Math" w:hAnsi="Cambria Math" w:cs="Arial"/>
                            </w:rPr>
                            <m:t>a</m:t>
                          </m:r>
                        </m:e>
                        <m:sub>
                          <m:r>
                            <w:rPr>
                              <w:rFonts w:ascii="Cambria Math" w:hAnsi="Cambria Math" w:cs="Arial"/>
                            </w:rPr>
                            <m:t>3</m:t>
                          </m:r>
                        </m:sub>
                      </m:sSub>
                      <m:r>
                        <w:rPr>
                          <w:rFonts w:ascii="Cambria Math" w:hAnsi="Cambria Math" w:cs="Arial"/>
                        </w:rPr>
                        <m:t xml:space="preserve">V+ </m:t>
                      </m:r>
                      <m:sSub>
                        <m:sSubPr>
                          <m:ctrlPr>
                            <w:rPr>
                              <w:rFonts w:ascii="Cambria Math" w:hAnsi="Cambria Math" w:cs="Arial"/>
                              <w:i/>
                            </w:rPr>
                          </m:ctrlPr>
                        </m:sSubPr>
                        <m:e>
                          <m:r>
                            <w:rPr>
                              <w:rFonts w:ascii="Cambria Math" w:hAnsi="Cambria Math" w:cs="Arial"/>
                            </w:rPr>
                            <m:t>a</m:t>
                          </m:r>
                        </m:e>
                        <m:sub>
                          <m:r>
                            <w:rPr>
                              <w:rFonts w:ascii="Cambria Math" w:hAnsi="Cambria Math" w:cs="Arial"/>
                            </w:rPr>
                            <m:t>4</m:t>
                          </m:r>
                        </m:sub>
                      </m:sSub>
                    </m:e>
                  </m:d>
                  <m:sSub>
                    <m:sSubPr>
                      <m:ctrlPr>
                        <w:rPr>
                          <w:rFonts w:ascii="Cambria Math" w:hAnsi="Cambria Math" w:cs="Arial"/>
                          <w:i/>
                        </w:rPr>
                      </m:ctrlPr>
                    </m:sSubPr>
                    <m:e>
                      <m:r>
                        <w:rPr>
                          <w:rFonts w:ascii="Cambria Math" w:hAnsi="Cambria Math" w:cs="Arial"/>
                        </w:rPr>
                        <m:t>P</m:t>
                      </m:r>
                    </m:e>
                    <m:sub>
                      <m:r>
                        <w:rPr>
                          <w:rFonts w:ascii="Cambria Math" w:hAnsi="Cambria Math" w:cs="Arial"/>
                        </w:rPr>
                        <m:t xml:space="preserve">r </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≤V &lt;</m:t>
                  </m:r>
                  <m:sSub>
                    <m:sSubPr>
                      <m:ctrlPr>
                        <w:rPr>
                          <w:rFonts w:ascii="Cambria Math" w:hAnsi="Cambria Math" w:cs="Arial"/>
                          <w:i/>
                        </w:rPr>
                      </m:ctrlPr>
                    </m:sSubPr>
                    <m:e>
                      <m:r>
                        <w:rPr>
                          <w:rFonts w:ascii="Cambria Math" w:hAnsi="Cambria Math" w:cs="Arial"/>
                        </w:rPr>
                        <m:t>V</m:t>
                      </m:r>
                    </m:e>
                    <m:sub>
                      <m:r>
                        <w:rPr>
                          <w:rFonts w:ascii="Cambria Math" w:hAnsi="Cambria Math" w:cs="Arial"/>
                        </w:rPr>
                        <m:t>r</m:t>
                      </m:r>
                    </m:sub>
                  </m:sSub>
                  <m:ctrlPr>
                    <w:rPr>
                      <w:rFonts w:ascii="Cambria Math" w:eastAsia="Cambria Math" w:hAnsi="Cambria Math" w:cs="Arial"/>
                      <w:i/>
                    </w:rPr>
                  </m:ctrlPr>
                </m:e>
                <m:e>
                  <m:sSub>
                    <m:sSubPr>
                      <m:ctrlPr>
                        <w:rPr>
                          <w:rFonts w:ascii="Cambria Math" w:hAnsi="Cambria Math" w:cs="Arial"/>
                          <w:i/>
                        </w:rPr>
                      </m:ctrlPr>
                    </m:sSubPr>
                    <m:e>
                      <m:r>
                        <w:rPr>
                          <w:rFonts w:ascii="Cambria Math" w:hAnsi="Cambria Math" w:cs="Arial"/>
                        </w:rPr>
                        <m:t>P</m:t>
                      </m:r>
                    </m:e>
                    <m:sub>
                      <m:r>
                        <w:rPr>
                          <w:rFonts w:ascii="Cambria Math" w:hAnsi="Cambria Math" w:cs="Arial"/>
                        </w:rPr>
                        <m:t xml:space="preserve">r                                                                            </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V</m:t>
                      </m:r>
                    </m:e>
                    <m:sub>
                      <m:r>
                        <w:rPr>
                          <w:rFonts w:ascii="Cambria Math" w:hAnsi="Cambria Math" w:cs="Arial"/>
                        </w:rPr>
                        <m:t>r</m:t>
                      </m:r>
                    </m:sub>
                  </m:sSub>
                  <m:r>
                    <w:rPr>
                      <w:rFonts w:ascii="Cambria Math" w:hAnsi="Cambria Math" w:cs="Arial"/>
                    </w:rPr>
                    <m:t>≤V&lt;</m:t>
                  </m:r>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ctrlPr>
                    <w:rPr>
                      <w:rFonts w:ascii="Cambria Math" w:eastAsia="Cambria Math" w:hAnsi="Cambria Math" w:cs="Arial"/>
                      <w:i/>
                    </w:rPr>
                  </m:ctrlPr>
                </m:e>
                <m:e>
                  <m:sSub>
                    <m:sSubPr>
                      <m:ctrlPr>
                        <w:rPr>
                          <w:rFonts w:ascii="Cambria Math" w:hAnsi="Cambria Math" w:cs="Arial"/>
                          <w:i/>
                        </w:rPr>
                      </m:ctrlPr>
                    </m:sSubPr>
                    <m:e>
                      <m:r>
                        <w:rPr>
                          <w:rFonts w:ascii="Cambria Math" w:hAnsi="Cambria Math" w:cs="Arial"/>
                        </w:rPr>
                        <m:t>0</m:t>
                      </m:r>
                    </m:e>
                    <m:sub>
                      <m:r>
                        <w:rPr>
                          <w:rFonts w:ascii="Cambria Math" w:hAnsi="Cambria Math" w:cs="Arial"/>
                        </w:rPr>
                        <m:t xml:space="preserve">                                                                             </m:t>
                      </m:r>
                    </m:sub>
                  </m:sSub>
                  <m:r>
                    <w:rPr>
                      <w:rFonts w:ascii="Cambria Math" w:hAnsi="Cambria Math" w:cs="Arial"/>
                    </w:rPr>
                    <m:t xml:space="preserve">     , V≥</m:t>
                  </m:r>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r>
                    <w:rPr>
                      <w:rFonts w:ascii="Cambria Math" w:hAnsi="Cambria Math" w:cs="Arial"/>
                    </w:rPr>
                    <m:t xml:space="preserve">            </m:t>
                  </m:r>
                </m:e>
              </m:eqArr>
            </m:e>
          </m:d>
        </m:oMath>
      </m:oMathPara>
    </w:p>
    <w:p w14:paraId="1F36A024" w14:textId="77777777" w:rsidR="006A1AA6" w:rsidRDefault="000A249A">
      <w:pPr>
        <w:pStyle w:val="Corpsdetexte"/>
        <w:rPr>
          <w:rFonts w:ascii="Arial" w:hAnsi="Arial" w:cs="Arial"/>
        </w:rPr>
      </w:pPr>
      <w:r>
        <w:rPr>
          <w:rFonts w:ascii="Arial" w:hAnsi="Arial" w:cs="Arial"/>
        </w:rPr>
        <w:t>Où :</w:t>
      </w:r>
    </w:p>
    <w:p w14:paraId="0DAA43A6" w14:textId="77777777" w:rsidR="006A1AA6" w:rsidRDefault="00CC6269">
      <w:pPr>
        <w:pStyle w:val="Corpsdetexte"/>
        <w:numPr>
          <w:ilvl w:val="0"/>
          <w:numId w:val="12"/>
        </w:numPr>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oMath>
      <w:r w:rsidR="000A249A">
        <w:rPr>
          <w:rFonts w:ascii="Arial" w:hAnsi="Arial" w:cs="Arial"/>
        </w:rPr>
        <w:t>, la vitesse de démarrage (m/s)</w:t>
      </w:r>
    </w:p>
    <w:p w14:paraId="5F1D469E" w14:textId="77777777" w:rsidR="006A1AA6" w:rsidRDefault="00CC6269">
      <w:pPr>
        <w:pStyle w:val="Corpsdetexte"/>
        <w:numPr>
          <w:ilvl w:val="0"/>
          <w:numId w:val="12"/>
        </w:numPr>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r</m:t>
            </m:r>
          </m:sub>
        </m:sSub>
      </m:oMath>
      <w:r w:rsidR="000A249A">
        <w:rPr>
          <w:rFonts w:ascii="Arial" w:hAnsi="Arial" w:cs="Arial"/>
        </w:rPr>
        <w:t>, la vitesse de croisière (m/s)</w:t>
      </w:r>
    </w:p>
    <w:p w14:paraId="4CDA8833" w14:textId="77777777" w:rsidR="006A1AA6" w:rsidRDefault="00CC6269">
      <w:pPr>
        <w:pStyle w:val="Corpsdetexte"/>
        <w:numPr>
          <w:ilvl w:val="0"/>
          <w:numId w:val="12"/>
        </w:numPr>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w:r w:rsidR="000A249A">
        <w:rPr>
          <w:rFonts w:ascii="Arial" w:hAnsi="Arial" w:cs="Arial"/>
        </w:rPr>
        <w:t>, la vitesse d’arrêt (m/s) de sécurité en cas de tempête par exemple</w:t>
      </w:r>
    </w:p>
    <w:p w14:paraId="47C7DEEE" w14:textId="77777777" w:rsidR="006A1AA6" w:rsidRDefault="00CC6269">
      <w:pPr>
        <w:pStyle w:val="Corpsdetexte"/>
        <w:numPr>
          <w:ilvl w:val="0"/>
          <w:numId w:val="12"/>
        </w:numPr>
        <w:rPr>
          <w:rFonts w:ascii="Arial" w:hAnsi="Arial" w:cs="Arial"/>
        </w:rPr>
      </w:pPr>
      <m:oMath>
        <m:sSub>
          <m:sSubPr>
            <m:ctrlPr>
              <w:rPr>
                <w:rFonts w:ascii="Cambria Math" w:hAnsi="Cambria Math" w:cs="Arial"/>
                <w:i/>
              </w:rPr>
            </m:ctrlPr>
          </m:sSubPr>
          <m:e>
            <m:r>
              <w:rPr>
                <w:rFonts w:ascii="Cambria Math" w:hAnsi="Cambria Math" w:cs="Arial"/>
              </w:rPr>
              <m:t>P</m:t>
            </m:r>
          </m:e>
          <m:sub>
            <m:r>
              <w:rPr>
                <w:rFonts w:ascii="Cambria Math" w:hAnsi="Cambria Math" w:cs="Arial"/>
              </w:rPr>
              <m:t xml:space="preserve">r </m:t>
            </m:r>
          </m:sub>
        </m:sSub>
      </m:oMath>
      <w:r w:rsidR="000A249A">
        <w:rPr>
          <w:rFonts w:ascii="Arial" w:hAnsi="Arial" w:cs="Arial"/>
        </w:rPr>
        <w:t>, la puissance propre de l’éolienne (kW)</w:t>
      </w:r>
    </w:p>
    <w:p w14:paraId="53B95C69" w14:textId="77777777" w:rsidR="006A1AA6" w:rsidRDefault="00CC6269">
      <w:pPr>
        <w:pStyle w:val="Corpsdetexte"/>
        <w:numPr>
          <w:ilvl w:val="0"/>
          <w:numId w:val="12"/>
        </w:numPr>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 ϵ</m:t>
            </m:r>
            <m:d>
              <m:dPr>
                <m:begChr m:val="{"/>
                <m:endChr m:val="}"/>
                <m:ctrlPr>
                  <w:rPr>
                    <w:rFonts w:ascii="Cambria Math" w:hAnsi="Cambria Math" w:cs="Arial"/>
                    <w:i/>
                  </w:rPr>
                </m:ctrlPr>
              </m:dPr>
              <m:e>
                <m:r>
                  <w:rPr>
                    <w:rFonts w:ascii="Cambria Math" w:hAnsi="Cambria Math" w:cs="Arial"/>
                  </w:rPr>
                  <m:t>1,   2,   3,   4</m:t>
                </m:r>
              </m:e>
            </m:d>
          </m:sub>
        </m:sSub>
        <m:r>
          <w:rPr>
            <w:rFonts w:ascii="Cambria Math" w:hAnsi="Cambria Math" w:cs="Arial"/>
          </w:rPr>
          <m:t xml:space="preserve">  </m:t>
        </m:r>
      </m:oMath>
      <w:r w:rsidR="000A249A">
        <w:rPr>
          <w:rFonts w:ascii="Arial" w:hAnsi="Arial" w:cs="Arial"/>
        </w:rPr>
        <w:t xml:space="preserve"> , des constantes propres à chaque éolienne</w:t>
      </w:r>
    </w:p>
    <w:p w14:paraId="5D9943AD" w14:textId="77777777" w:rsidR="006A1AA6" w:rsidRDefault="000A249A">
      <w:pPr>
        <w:pStyle w:val="Lgende"/>
        <w:rPr>
          <w:rFonts w:ascii="Arial" w:hAnsi="Arial" w:cs="Arial"/>
        </w:rPr>
      </w:pPr>
      <w:r>
        <w:rPr>
          <w:rFonts w:ascii="Arial" w:hAnsi="Arial" w:cs="Arial"/>
          <w:noProof/>
        </w:rPr>
        <w:lastRenderedPageBreak/>
        <w:drawing>
          <wp:inline distT="0" distB="0" distL="0" distR="0" wp14:anchorId="71213329" wp14:editId="21B4ADE6">
            <wp:extent cx="4953000" cy="34613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958289" cy="3465117"/>
                    </a:xfrm>
                    <a:prstGeom prst="rect">
                      <a:avLst/>
                    </a:prstGeom>
                    <a:noFill/>
                    <a:ln>
                      <a:noFill/>
                    </a:ln>
                  </pic:spPr>
                </pic:pic>
              </a:graphicData>
            </a:graphic>
          </wp:inline>
        </w:drawing>
      </w:r>
    </w:p>
    <w:p w14:paraId="5BC63789" w14:textId="67FC51A3" w:rsidR="006A1AA6" w:rsidRDefault="000A249A">
      <w:pPr>
        <w:pStyle w:val="Lgende"/>
        <w:rPr>
          <w:rFonts w:ascii="Arial" w:hAnsi="Arial" w:cs="Arial"/>
        </w:rPr>
      </w:pPr>
      <w:bookmarkStart w:id="80" w:name="_Toc18874318"/>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sidR="00326AA6">
        <w:rPr>
          <w:rFonts w:ascii="Arial" w:hAnsi="Arial" w:cs="Arial"/>
          <w:noProof/>
        </w:rPr>
        <w:t>6</w:t>
      </w:r>
      <w:r>
        <w:rPr>
          <w:rFonts w:ascii="Arial" w:hAnsi="Arial" w:cs="Arial"/>
        </w:rPr>
        <w:fldChar w:fldCharType="end"/>
      </w:r>
      <w:r>
        <w:rPr>
          <w:rFonts w:ascii="Arial" w:hAnsi="Arial" w:cs="Arial"/>
        </w:rPr>
        <w:t>: courbes de puissances de différentes éoliennes en fonction de la vitesse du vent. Densité de l’air : 1,225 kg/m3.</w:t>
      </w:r>
      <w:bookmarkEnd w:id="80"/>
    </w:p>
    <w:p w14:paraId="3A61C639" w14:textId="77777777" w:rsidR="00CE5D4F" w:rsidRDefault="00DF2DCB" w:rsidP="00CE5D4F">
      <w:pPr>
        <w:pStyle w:val="Paragraphedeliste"/>
        <w:numPr>
          <w:ilvl w:val="0"/>
          <w:numId w:val="21"/>
        </w:numPr>
      </w:pPr>
      <w:r w:rsidRPr="00DF2DCB">
        <w:t xml:space="preserve">En </w:t>
      </w:r>
      <w:r w:rsidR="0025615C" w:rsidRPr="00DF2DCB">
        <w:t>de</w:t>
      </w:r>
      <w:r w:rsidR="0025615C">
        <w:t>ç</w:t>
      </w:r>
      <w:r w:rsidR="0025615C" w:rsidRPr="00DF2DCB">
        <w:t>à</w:t>
      </w:r>
      <w:r w:rsidRPr="00DF2DCB">
        <w:t xml:space="preserve"> de la v</w:t>
      </w:r>
      <w:r>
        <w:t>itesse de démarrage</w:t>
      </w:r>
      <w:r w:rsidR="0025615C">
        <w:t>, la puissance énergétique produite par les turbines est nulle parce que les turbines sont à l’arrêt. A cause de leur masse elles ont besoin d’une vitesse de vent minimale pour se mettre en rotation.</w:t>
      </w:r>
    </w:p>
    <w:p w14:paraId="0DD8AA96" w14:textId="2A131D8F" w:rsidR="00DF2DCB" w:rsidRDefault="0025615C" w:rsidP="00CE5D4F">
      <w:pPr>
        <w:pStyle w:val="Paragraphedeliste"/>
        <w:numPr>
          <w:ilvl w:val="0"/>
          <w:numId w:val="21"/>
        </w:numPr>
      </w:pPr>
      <w:r>
        <w:t xml:space="preserve"> Entre la vitesse de démarrage et la vitesse de croisière</w:t>
      </w:r>
      <w:r w:rsidR="00F45665">
        <w:t>,</w:t>
      </w:r>
      <w:r>
        <w:t xml:space="preserve"> la puissance énergétique générée par les turbines</w:t>
      </w:r>
      <w:r w:rsidR="00F45665">
        <w:t xml:space="preserve"> en fonction de la vitesse du vent,</w:t>
      </w:r>
      <w:r>
        <w:t xml:space="preserve"> est définie par </w:t>
      </w:r>
      <w:r w:rsidR="00F45665">
        <w:t>une</w:t>
      </w:r>
      <w:r>
        <w:t xml:space="preserve"> fonction polyn</w:t>
      </w:r>
      <w:r w:rsidR="00F45665">
        <w:t>omiale de degré trois. En effet</w:t>
      </w:r>
      <w:r w:rsidR="003F72F1">
        <w:t>,</w:t>
      </w:r>
      <w:r w:rsidR="00F45665">
        <w:t xml:space="preserve"> en faisant </w:t>
      </w:r>
      <w:r w:rsidR="003F72F1">
        <w:t xml:space="preserve">ces hypothèses simplificatrices pour une période </w:t>
      </w:r>
      <m:oMath>
        <m:r>
          <m:rPr>
            <m:sty m:val="p"/>
          </m:rPr>
          <w:rPr>
            <w:rFonts w:ascii="Cambria Math" w:hAnsi="Cambria Math"/>
          </w:rPr>
          <m:t>∆</m:t>
        </m:r>
        <m:r>
          <w:rPr>
            <w:rFonts w:ascii="Cambria Math" w:hAnsi="Cambria Math"/>
          </w:rPr>
          <m:t>t</m:t>
        </m:r>
      </m:oMath>
      <w:r w:rsidR="003F72F1">
        <w:t xml:space="preserve"> donnée :</w:t>
      </w:r>
    </w:p>
    <w:p w14:paraId="10A84311" w14:textId="1E9134F4" w:rsidR="00F45665" w:rsidRDefault="00F45665" w:rsidP="00F45665">
      <w:pPr>
        <w:pStyle w:val="Paragraphedeliste"/>
        <w:numPr>
          <w:ilvl w:val="0"/>
          <w:numId w:val="12"/>
        </w:numPr>
      </w:pPr>
      <w:r>
        <w:t xml:space="preserve">Ecoulement laminaire de l’aire </w:t>
      </w:r>
    </w:p>
    <w:p w14:paraId="4C82FD55" w14:textId="1FE97085" w:rsidR="003F72F1" w:rsidRPr="00DF2DCB" w:rsidRDefault="00F45665" w:rsidP="003F72F1">
      <w:pPr>
        <w:pStyle w:val="Paragraphedeliste"/>
        <w:numPr>
          <w:ilvl w:val="0"/>
          <w:numId w:val="12"/>
        </w:numPr>
      </w:pPr>
      <w:r>
        <w:t xml:space="preserve">La direction des couches d’air reste constante et perpendiculaire à </w:t>
      </w:r>
      <w:r w:rsidR="003F72F1">
        <w:t>la surface (S) du disque défini par la rotation des pales de l’éolienne</w:t>
      </w:r>
    </w:p>
    <w:p w14:paraId="1ED7B910" w14:textId="2A511788" w:rsidR="003F72F1" w:rsidRDefault="003F72F1" w:rsidP="00F45665">
      <w:pPr>
        <w:pStyle w:val="Paragraphedeliste"/>
        <w:numPr>
          <w:ilvl w:val="0"/>
          <w:numId w:val="12"/>
        </w:numPr>
      </w:pPr>
      <w:r>
        <w:t>La répartition des couches d’air est homogène sur toute la surface (S)</w:t>
      </w:r>
    </w:p>
    <w:p w14:paraId="04008D1C" w14:textId="237D012A" w:rsidR="003F72F1" w:rsidRDefault="003F72F1" w:rsidP="00F45665">
      <w:pPr>
        <w:pStyle w:val="Paragraphedeliste"/>
        <w:numPr>
          <w:ilvl w:val="0"/>
          <w:numId w:val="12"/>
        </w:numPr>
      </w:pPr>
      <w:r>
        <w:t>Les forces de frottements sont négligeables</w:t>
      </w:r>
    </w:p>
    <w:p w14:paraId="3EC51CB4" w14:textId="7A3D6F4C" w:rsidR="009B3FFF" w:rsidRDefault="003F72F1" w:rsidP="003F72F1">
      <w:r>
        <w:t>L</w:t>
      </w:r>
      <w:r w:rsidR="007E279B">
        <w:t>’énergie produire</w:t>
      </w:r>
      <w:r w:rsidR="00EB053C">
        <w:t xml:space="preserve"> par</w:t>
      </w:r>
      <w:r w:rsidR="007E279B">
        <w:t xml:space="preserve"> l’éolienne</w:t>
      </w:r>
      <w:r>
        <w:t xml:space="preserve"> </w:t>
      </w:r>
      <w:r w:rsidR="007E279B">
        <w:t>au cours de la période</w:t>
      </w:r>
      <w:r w:rsidR="00EB053C">
        <w:t xml:space="preserve"> </w:t>
      </w:r>
      <m:oMath>
        <m:r>
          <w:rPr>
            <w:rFonts w:ascii="Cambria Math" w:hAnsi="Cambria Math"/>
          </w:rPr>
          <m:t>∆t</m:t>
        </m:r>
      </m:oMath>
      <w:r w:rsidR="00EB053C">
        <w:t xml:space="preserve">, n’est autre que l’énergie cinétique </w:t>
      </w:r>
      <m:oMath>
        <m:sSub>
          <m:sSubPr>
            <m:ctrlPr>
              <w:rPr>
                <w:rFonts w:ascii="Cambria Math" w:hAnsi="Cambria Math"/>
                <w:i/>
              </w:rPr>
            </m:ctrlPr>
          </m:sSubPr>
          <m:e>
            <m:r>
              <w:rPr>
                <w:rFonts w:ascii="Cambria Math" w:hAnsi="Cambria Math"/>
              </w:rPr>
              <m:t>E</m:t>
            </m:r>
          </m:e>
          <m:sub>
            <m:r>
              <w:rPr>
                <w:rFonts w:ascii="Cambria Math" w:hAnsi="Cambria Math"/>
              </w:rPr>
              <m:t>c</m:t>
            </m:r>
          </m:sub>
        </m:sSub>
      </m:oMath>
      <w:r w:rsidR="00AF6CB6">
        <w:t xml:space="preserve"> </w:t>
      </w:r>
      <w:r w:rsidR="00EB053C">
        <w:t xml:space="preserve">qu’elle a reçu de l’air </w:t>
      </w:r>
      <w:r w:rsidR="00AF6CB6">
        <w:t xml:space="preserve">au cours de cette période. </w:t>
      </w:r>
      <w:r w:rsidR="009B3FFF">
        <w:t xml:space="preserve"> </w:t>
      </w:r>
    </w:p>
    <w:p w14:paraId="21E3B2D8" w14:textId="6D204CDA" w:rsidR="001175B7" w:rsidRDefault="00CC6269" w:rsidP="003F72F1">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w:r w:rsidR="001175B7">
        <w:t xml:space="preserve"> ,  </w:t>
      </w:r>
    </w:p>
    <w:p w14:paraId="540A9F39" w14:textId="39FEBF85" w:rsidR="009B3FFF" w:rsidRDefault="001175B7" w:rsidP="003F72F1">
      <w:r>
        <w:t xml:space="preserve">m : masse d’air ayant traversé la surface (S) au cours de la période </w:t>
      </w:r>
      <m:oMath>
        <m:r>
          <w:rPr>
            <w:rFonts w:ascii="Cambria Math" w:hAnsi="Cambria Math"/>
          </w:rPr>
          <m:t>∆t</m:t>
        </m:r>
      </m:oMath>
      <w:r>
        <w:t xml:space="preserve"> et V la vitesse du vent.</w:t>
      </w:r>
    </w:p>
    <w:p w14:paraId="7D06278E" w14:textId="44FBF023" w:rsidR="001175B7" w:rsidRPr="001175B7" w:rsidRDefault="001175B7" w:rsidP="003F72F1">
      <w:pPr>
        <w:rPr>
          <w:lang w:val="en-US"/>
        </w:rPr>
      </w:pPr>
      <w:r>
        <w:rPr>
          <w:lang w:val="en-US"/>
        </w:rPr>
        <w:t xml:space="preserve">Or </w:t>
      </w:r>
      <m:oMath>
        <m:r>
          <w:rPr>
            <w:rFonts w:ascii="Cambria Math" w:hAnsi="Cambria Math"/>
          </w:rPr>
          <m:t>m</m:t>
        </m:r>
        <m:r>
          <w:rPr>
            <w:rFonts w:ascii="Cambria Math" w:hAnsi="Cambria Math"/>
            <w:lang w:val="en-US"/>
          </w:rPr>
          <m:t>=</m:t>
        </m:r>
        <m:r>
          <w:rPr>
            <w:rFonts w:ascii="Cambria Math" w:hAnsi="Cambria Math"/>
          </w:rPr>
          <m:t>ρ</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m</m:t>
        </m:r>
        <m:r>
          <w:rPr>
            <w:rFonts w:ascii="Cambria Math" w:hAnsi="Cambria Math"/>
            <w:lang w:val="en-US"/>
          </w:rPr>
          <m:t xml:space="preserve">= </m:t>
        </m:r>
        <m:r>
          <w:rPr>
            <w:rFonts w:ascii="Cambria Math" w:hAnsi="Cambria Math"/>
          </w:rPr>
          <m:t>ρ</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V</m:t>
        </m:r>
      </m:oMath>
      <w:r w:rsidR="007D5472" w:rsidRPr="007D5472">
        <w:rPr>
          <w:lang w:val="en-US"/>
        </w:rPr>
        <w:t xml:space="preserve"> </w:t>
      </w:r>
      <w:r w:rsidR="007D5472">
        <w:rPr>
          <w:lang w:val="en-US"/>
        </w:rPr>
        <w:t xml:space="preserve"> </w:t>
      </w:r>
      <w:r w:rsidR="007D5472" w:rsidRPr="007D5472">
        <w:rPr>
          <w:lang w:val="en-US"/>
        </w:rPr>
        <w:t>(</w:t>
      </w:r>
      <m:oMath>
        <m:r>
          <w:rPr>
            <w:rFonts w:ascii="Cambria Math" w:hAnsi="Cambria Math"/>
          </w:rPr>
          <m:t>ρ</m:t>
        </m:r>
        <m:r>
          <w:rPr>
            <w:rFonts w:ascii="Cambria Math" w:hAnsi="Cambria Math"/>
            <w:lang w:val="en-US"/>
          </w:rPr>
          <m:t xml:space="preserve">= </m:t>
        </m:r>
        <m:r>
          <w:rPr>
            <w:rFonts w:ascii="Cambria Math" w:hAnsi="Cambria Math"/>
          </w:rPr>
          <m:t>masse</m:t>
        </m:r>
        <m:r>
          <w:rPr>
            <w:rFonts w:ascii="Cambria Math" w:hAnsi="Cambria Math"/>
            <w:lang w:val="en-US"/>
          </w:rPr>
          <m:t xml:space="preserve"> </m:t>
        </m:r>
        <m:r>
          <w:rPr>
            <w:rFonts w:ascii="Cambria Math" w:hAnsi="Cambria Math"/>
          </w:rPr>
          <m:t>volumique</m:t>
        </m:r>
        <m:r>
          <w:rPr>
            <w:rFonts w:ascii="Cambria Math" w:hAnsi="Cambria Math"/>
            <w:lang w:val="en-US"/>
          </w:rPr>
          <m:t xml:space="preserve"> de </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t>
            </m:r>
          </m:sup>
        </m:sSup>
        <m:r>
          <w:rPr>
            <w:rFonts w:ascii="Cambria Math" w:hAnsi="Cambria Math"/>
            <w:lang w:val="en-US"/>
          </w:rPr>
          <m:t>airsupposé constante)</m:t>
        </m:r>
      </m:oMath>
      <w:r w:rsidR="007D5472" w:rsidRPr="007D5472">
        <w:rPr>
          <w:lang w:val="en-US"/>
        </w:rPr>
        <w:t xml:space="preserve"> </w:t>
      </w:r>
    </w:p>
    <w:p w14:paraId="6253AD16" w14:textId="6D5C8833" w:rsidR="001175B7" w:rsidRDefault="001175B7" w:rsidP="003F72F1">
      <w:r w:rsidRPr="000F7765">
        <w:t xml:space="preserve">D’où  </w:t>
      </w:r>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ρ*S*</m:t>
        </m:r>
        <m:sSup>
          <m:sSupPr>
            <m:ctrlPr>
              <w:rPr>
                <w:rFonts w:ascii="Cambria Math" w:hAnsi="Cambria Math"/>
                <w:i/>
              </w:rPr>
            </m:ctrlPr>
          </m:sSupPr>
          <m:e>
            <m:r>
              <w:rPr>
                <w:rFonts w:ascii="Cambria Math" w:hAnsi="Cambria Math"/>
              </w:rPr>
              <m:t>V</m:t>
            </m:r>
          </m:e>
          <m:sup>
            <m:r>
              <w:rPr>
                <w:rFonts w:ascii="Cambria Math" w:hAnsi="Cambria Math"/>
              </w:rPr>
              <m:t>3</m:t>
            </m:r>
          </m:sup>
        </m:sSup>
      </m:oMath>
    </w:p>
    <w:p w14:paraId="2B9639D8" w14:textId="77777777" w:rsidR="00204F99" w:rsidRDefault="000F7765" w:rsidP="003F72F1">
      <w:r>
        <w:t xml:space="preserve">En intégrant (sommant) sur toute la période </w:t>
      </w:r>
      <m:oMath>
        <m:r>
          <w:rPr>
            <w:rFonts w:ascii="Cambria Math" w:hAnsi="Cambria Math"/>
          </w:rPr>
          <m:t>∆t</m:t>
        </m:r>
      </m:oMath>
      <w:r>
        <w:t>, on obtient que l’énergie produite par l’éolienne</w:t>
      </w:r>
      <w:r w:rsidR="00204F99">
        <w:t xml:space="preserve"> </w:t>
      </w:r>
      <w:r w:rsidR="00204F99">
        <w:lastRenderedPageBreak/>
        <w:t>(</w:t>
      </w:r>
      <m:oMath>
        <m:sSub>
          <m:sSubPr>
            <m:ctrlPr>
              <w:rPr>
                <w:rFonts w:ascii="Cambria Math" w:hAnsi="Cambria Math"/>
                <w:i/>
              </w:rPr>
            </m:ctrlPr>
          </m:sSubPr>
          <m:e>
            <m:r>
              <w:rPr>
                <w:rFonts w:ascii="Cambria Math" w:hAnsi="Cambria Math"/>
              </w:rPr>
              <m:t>E</m:t>
            </m:r>
          </m:e>
          <m:sub>
            <m:r>
              <w:rPr>
                <w:rFonts w:ascii="Cambria Math" w:hAnsi="Cambria Math"/>
              </w:rPr>
              <m:t>éol</m:t>
            </m:r>
          </m:sub>
        </m:sSub>
        <m:r>
          <w:rPr>
            <w:rFonts w:ascii="Cambria Math" w:hAnsi="Cambria Math"/>
          </w:rPr>
          <m:t>)</m:t>
        </m:r>
      </m:oMath>
    </w:p>
    <w:p w14:paraId="11E1FE59" w14:textId="3D35DA5A" w:rsidR="000F7765" w:rsidRPr="00204F99" w:rsidRDefault="000F7765" w:rsidP="003F72F1">
      <w:pPr>
        <w:rPr>
          <w:lang w:val="en-US"/>
        </w:rPr>
      </w:pPr>
      <w:r w:rsidRPr="006F2E33">
        <w:t xml:space="preserve"> </w:t>
      </w:r>
      <m:oMath>
        <m:sSub>
          <m:sSubPr>
            <m:ctrlPr>
              <w:rPr>
                <w:rFonts w:ascii="Cambria Math" w:hAnsi="Cambria Math"/>
                <w:i/>
              </w:rPr>
            </m:ctrlPr>
          </m:sSubPr>
          <m:e>
            <m:r>
              <w:rPr>
                <w:rFonts w:ascii="Cambria Math" w:hAnsi="Cambria Math"/>
              </w:rPr>
              <m:t>E</m:t>
            </m:r>
          </m:e>
          <m:sub>
            <m:r>
              <w:rPr>
                <w:rFonts w:ascii="Cambria Math" w:hAnsi="Cambria Math"/>
                <w:lang w:val="en-US"/>
              </w:rPr>
              <m:t>é</m:t>
            </m:r>
            <m:r>
              <w:rPr>
                <w:rFonts w:ascii="Cambria Math" w:hAnsi="Cambria Math"/>
              </w:rPr>
              <m:t>ol</m:t>
            </m:r>
          </m:sub>
        </m:sSub>
      </m:oMath>
      <w:r w:rsidRPr="00204F99">
        <w:rPr>
          <w:lang w:val="en-US"/>
        </w:rPr>
        <w:t xml:space="preserve"> =</w:t>
      </w:r>
      <m:oMath>
        <m:r>
          <w:rPr>
            <w:rFonts w:ascii="Cambria Math" w:hAnsi="Cambria Math"/>
            <w:lang w:val="en-US"/>
          </w:rPr>
          <m:t xml:space="preserve"> </m:t>
        </m:r>
        <m:nary>
          <m:naryPr>
            <m:limLoc m:val="undOvr"/>
            <m:ctrlPr>
              <w:rPr>
                <w:rFonts w:ascii="Cambria Math" w:hAnsi="Cambria Math"/>
                <w:i/>
              </w:rPr>
            </m:ctrlPr>
          </m:naryPr>
          <m:sub>
            <m:r>
              <w:rPr>
                <w:rFonts w:ascii="Cambria Math" w:hAnsi="Cambria Math"/>
                <w:lang w:val="en-US"/>
              </w:rPr>
              <m:t>0</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c</m:t>
                </m:r>
              </m:sub>
            </m:sSub>
          </m:e>
        </m:nary>
      </m:oMath>
      <w:r w:rsidRPr="00204F99">
        <w:rPr>
          <w:lang w:val="en-US"/>
        </w:rPr>
        <w:t xml:space="preserve">*dt </w:t>
      </w:r>
      <m:oMath>
        <m:r>
          <w:rPr>
            <w:rFonts w:ascii="Cambria Math" w:hAnsi="Cambria Math"/>
            <w:lang w:val="en-US"/>
          </w:rPr>
          <m:t>⇒</m:t>
        </m:r>
      </m:oMath>
      <w:r w:rsidRPr="00204F99">
        <w:rPr>
          <w:lang w:val="en-US"/>
        </w:rPr>
        <w:t xml:space="preserve"> </w:t>
      </w:r>
      <m:oMath>
        <m:sSub>
          <m:sSubPr>
            <m:ctrlPr>
              <w:rPr>
                <w:rFonts w:ascii="Cambria Math" w:hAnsi="Cambria Math"/>
                <w:i/>
              </w:rPr>
            </m:ctrlPr>
          </m:sSubPr>
          <m:e>
            <m:r>
              <w:rPr>
                <w:rFonts w:ascii="Cambria Math" w:hAnsi="Cambria Math"/>
              </w:rPr>
              <m:t>E</m:t>
            </m:r>
          </m:e>
          <m:sub>
            <m:r>
              <w:rPr>
                <w:rFonts w:ascii="Cambria Math" w:hAnsi="Cambria Math"/>
                <w:lang w:val="en-US"/>
              </w:rPr>
              <m:t>é</m:t>
            </m:r>
            <m:r>
              <w:rPr>
                <w:rFonts w:ascii="Cambria Math" w:hAnsi="Cambria Math"/>
              </w:rPr>
              <m:t>ol</m:t>
            </m:r>
          </m:sub>
        </m:sSub>
        <m:r>
          <m:rPr>
            <m:sty m:val="p"/>
          </m:rPr>
          <w:rPr>
            <w:rFonts w:ascii="Cambria Math"/>
            <w:lang w:val="en-US"/>
          </w:rPr>
          <m:t xml:space="preserve">= </m:t>
        </m:r>
        <m:nary>
          <m:naryPr>
            <m:limLoc m:val="undOvr"/>
            <m:ctrlPr>
              <w:rPr>
                <w:rFonts w:ascii="Cambria Math" w:hAnsi="Cambria Math"/>
                <w:i/>
              </w:rPr>
            </m:ctrlPr>
          </m:naryPr>
          <m:sub>
            <m:r>
              <w:rPr>
                <w:rFonts w:ascii="Cambria Math" w:hAnsi="Cambria Math"/>
                <w:lang w:val="en-US"/>
              </w:rPr>
              <m:t>0</m:t>
            </m:r>
          </m:sub>
          <m:sup>
            <m:r>
              <w:rPr>
                <w:rFonts w:ascii="Cambria Math" w:hAnsi="Cambria Math"/>
              </w:rPr>
              <m:t>t</m:t>
            </m:r>
          </m:sup>
          <m:e>
            <m:f>
              <m:fPr>
                <m:ctrlPr>
                  <w:rPr>
                    <w:rFonts w:ascii="Cambria Math" w:hAnsi="Cambria Math"/>
                    <w:i/>
                  </w:rPr>
                </m:ctrlPr>
              </m:fPr>
              <m:num>
                <m:r>
                  <w:rPr>
                    <w:rFonts w:ascii="Cambria Math" w:hAnsi="Cambria Math"/>
                    <w:lang w:val="en-US"/>
                  </w:rPr>
                  <m:t>1</m:t>
                </m:r>
              </m:num>
              <m:den>
                <m:r>
                  <w:rPr>
                    <w:rFonts w:ascii="Cambria Math" w:hAnsi="Cambria Math"/>
                    <w:lang w:val="en-US"/>
                  </w:rPr>
                  <m:t>2</m:t>
                </m:r>
              </m:den>
            </m:f>
            <m:r>
              <w:rPr>
                <w:rFonts w:ascii="Cambria Math" w:hAnsi="Cambria Math"/>
              </w:rPr>
              <m:t>ρ</m:t>
            </m:r>
            <m:r>
              <w:rPr>
                <w:rFonts w:ascii="Cambria Math" w:hAnsi="Cambria Math"/>
                <w:lang w:val="en-US"/>
              </w:rPr>
              <m:t>*</m:t>
            </m:r>
            <m:r>
              <w:rPr>
                <w:rFonts w:ascii="Cambria Math" w:hAnsi="Cambria Math"/>
              </w:rPr>
              <m:t>S</m:t>
            </m:r>
            <m:r>
              <w:rPr>
                <w:rFonts w:ascii="Cambria Math" w:hAnsi="Cambria Math"/>
                <w:lang w:val="en-US"/>
              </w:rPr>
              <m:t>*</m:t>
            </m:r>
            <m:sSup>
              <m:sSupPr>
                <m:ctrlPr>
                  <w:rPr>
                    <w:rFonts w:ascii="Cambria Math" w:hAnsi="Cambria Math"/>
                    <w:i/>
                  </w:rPr>
                </m:ctrlPr>
              </m:sSupPr>
              <m:e>
                <m:r>
                  <w:rPr>
                    <w:rFonts w:ascii="Cambria Math" w:hAnsi="Cambria Math"/>
                  </w:rPr>
                  <m:t>V</m:t>
                </m:r>
              </m:e>
              <m:sup>
                <m:r>
                  <w:rPr>
                    <w:rFonts w:ascii="Cambria Math" w:hAnsi="Cambria Math"/>
                    <w:lang w:val="en-US"/>
                  </w:rPr>
                  <m:t>3</m:t>
                </m:r>
              </m:sup>
            </m:sSup>
          </m:e>
        </m:nary>
      </m:oMath>
      <w:r w:rsidRPr="00204F99">
        <w:rPr>
          <w:lang w:val="en-US"/>
        </w:rPr>
        <w:t>*dt</w:t>
      </w:r>
    </w:p>
    <w:p w14:paraId="34330203" w14:textId="569BCDDA" w:rsidR="007D5472" w:rsidRPr="00204F99" w:rsidRDefault="00204F99" w:rsidP="003F72F1">
      <w:r w:rsidRPr="00204F99">
        <w:t xml:space="preserve">Comme </w:t>
      </w:r>
      <w:r w:rsidR="007D5472" w:rsidRPr="00204F99">
        <w:t xml:space="preserve"> </w:t>
      </w:r>
      <m:oMath>
        <m:r>
          <w:rPr>
            <w:rFonts w:ascii="Cambria Math" w:hAnsi="Cambria Math"/>
          </w:rPr>
          <m:t xml:space="preserve">ρ,  S et </m:t>
        </m:r>
        <m:sSup>
          <m:sSupPr>
            <m:ctrlPr>
              <w:rPr>
                <w:rFonts w:ascii="Cambria Math" w:hAnsi="Cambria Math"/>
                <w:i/>
              </w:rPr>
            </m:ctrlPr>
          </m:sSupPr>
          <m:e>
            <m:r>
              <w:rPr>
                <w:rFonts w:ascii="Cambria Math" w:hAnsi="Cambria Math"/>
              </w:rPr>
              <m:t>V</m:t>
            </m:r>
          </m:e>
          <m:sup>
            <m:r>
              <w:rPr>
                <w:rFonts w:ascii="Cambria Math" w:hAnsi="Cambria Math"/>
              </w:rPr>
              <m:t>3</m:t>
            </m:r>
          </m:sup>
        </m:sSup>
      </m:oMath>
      <w:r>
        <w:t xml:space="preserve"> sont supposé constantes alors </w:t>
      </w:r>
    </w:p>
    <w:p w14:paraId="4B3DD359" w14:textId="5F224DB3" w:rsidR="001175B7" w:rsidRPr="00204F99" w:rsidRDefault="00CC6269" w:rsidP="003F72F1">
      <m:oMath>
        <m:sSub>
          <m:sSubPr>
            <m:ctrlPr>
              <w:rPr>
                <w:rFonts w:ascii="Cambria Math" w:hAnsi="Cambria Math"/>
                <w:i/>
              </w:rPr>
            </m:ctrlPr>
          </m:sSubPr>
          <m:e>
            <m:r>
              <w:rPr>
                <w:rFonts w:ascii="Cambria Math" w:hAnsi="Cambria Math"/>
              </w:rPr>
              <m:t>E</m:t>
            </m:r>
          </m:e>
          <m:sub>
            <m:r>
              <w:rPr>
                <w:rFonts w:ascii="Cambria Math" w:hAnsi="Cambria Math"/>
              </w:rPr>
              <m:t>éol</m:t>
            </m:r>
          </m:sub>
        </m:sSub>
        <m:r>
          <w:rPr>
            <w:rFonts w:ascii="Cambria Math" w:hAnsi="Cambria Math"/>
          </w:rPr>
          <m:t>=(</m:t>
        </m:r>
        <m:sSub>
          <m:sSubPr>
            <m:ctrlPr>
              <w:rPr>
                <w:rFonts w:ascii="Cambria Math" w:hAnsi="Cambria Math"/>
                <w:i/>
              </w:rPr>
            </m:ctrlPr>
          </m:sSubPr>
          <m:e>
            <m:r>
              <w:rPr>
                <w:rFonts w:ascii="Cambria Math" w:hAnsi="Cambria Math"/>
              </w:rPr>
              <m:t>cste</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 xml:space="preserve">+ </m:t>
        </m:r>
      </m:oMath>
      <w:r w:rsidR="00204F99" w:rsidRPr="00204F99">
        <w:t xml:space="preserve"> </w:t>
      </w:r>
      <m:oMath>
        <m:sSub>
          <m:sSubPr>
            <m:ctrlPr>
              <w:rPr>
                <w:rFonts w:ascii="Cambria Math" w:hAnsi="Cambria Math"/>
                <w:i/>
              </w:rPr>
            </m:ctrlPr>
          </m:sSubPr>
          <m:e>
            <m:r>
              <w:rPr>
                <w:rFonts w:ascii="Cambria Math" w:hAnsi="Cambria Math"/>
              </w:rPr>
              <m:t>cste</m:t>
            </m:r>
          </m:e>
          <m:sub>
            <m:r>
              <w:rPr>
                <w:rFonts w:ascii="Cambria Math" w:hAnsi="Cambria Math"/>
              </w:rPr>
              <m:t>2</m:t>
            </m:r>
          </m:sub>
        </m:sSub>
        <m:r>
          <w:rPr>
            <w:rFonts w:ascii="Cambria Math" w:hAnsi="Cambria Math"/>
          </w:rPr>
          <m:t>)*</m:t>
        </m:r>
        <m:r>
          <m:rPr>
            <m:sty m:val="p"/>
          </m:rPr>
          <w:rPr>
            <w:rFonts w:ascii="Cambria Math" w:hAnsi="Cambria Math"/>
          </w:rPr>
          <m:t>Δ</m:t>
        </m:r>
        <m:r>
          <w:rPr>
            <w:rFonts w:ascii="Cambria Math" w:hAnsi="Cambria Math"/>
          </w:rPr>
          <m:t>t.</m:t>
        </m:r>
      </m:oMath>
      <w:r w:rsidR="00204F99" w:rsidRPr="00204F99">
        <w:t xml:space="preserve">  Avec</w:t>
      </w:r>
      <w:r w:rsidR="00204F99">
        <w:t xml:space="preserve"> </w:t>
      </w:r>
      <m:oMath>
        <m:sSub>
          <m:sSubPr>
            <m:ctrlPr>
              <w:rPr>
                <w:rFonts w:ascii="Cambria Math" w:hAnsi="Cambria Math"/>
                <w:i/>
              </w:rPr>
            </m:ctrlPr>
          </m:sSubPr>
          <m:e>
            <m:r>
              <w:rPr>
                <w:rFonts w:ascii="Cambria Math" w:hAnsi="Cambria Math"/>
              </w:rPr>
              <m:t>cste</m:t>
            </m:r>
          </m:e>
          <m:sub>
            <m:r>
              <w:rPr>
                <w:rFonts w:ascii="Cambria Math" w:hAnsi="Cambria Math"/>
              </w:rPr>
              <m:t>1</m:t>
            </m:r>
          </m:sub>
        </m:sSub>
        <m:r>
          <w:rPr>
            <w:rFonts w:ascii="Cambria Math" w:hAnsi="Cambria Math"/>
          </w:rPr>
          <m:t xml:space="preserve"> et </m:t>
        </m:r>
        <m:sSub>
          <m:sSubPr>
            <m:ctrlPr>
              <w:rPr>
                <w:rFonts w:ascii="Cambria Math" w:hAnsi="Cambria Math"/>
                <w:i/>
              </w:rPr>
            </m:ctrlPr>
          </m:sSubPr>
          <m:e>
            <m:r>
              <w:rPr>
                <w:rFonts w:ascii="Cambria Math" w:hAnsi="Cambria Math"/>
              </w:rPr>
              <m:t>cste</m:t>
            </m:r>
          </m:e>
          <m:sub>
            <m:r>
              <w:rPr>
                <w:rFonts w:ascii="Cambria Math" w:hAnsi="Cambria Math"/>
              </w:rPr>
              <m:t>2</m:t>
            </m:r>
          </m:sub>
        </m:sSub>
      </m:oMath>
      <w:r w:rsidR="00204F99">
        <w:t xml:space="preserve"> des constant à déterminer en fonction de l’éolienne.</w:t>
      </w:r>
    </w:p>
    <w:p w14:paraId="5FA79613" w14:textId="53FE594A" w:rsidR="00AF6CB6" w:rsidRDefault="00AF6CB6" w:rsidP="003F72F1">
      <w:r>
        <w:t xml:space="preserve">C’est pourquoi l’énergie produite par l’éolienne et sa puissance au cours de cette période s’écrit sous la forme d’un polynôme de degré trois </w:t>
      </w:r>
      <w:r w:rsidR="00204F99">
        <w:t>(</w:t>
      </w:r>
      <w:r>
        <w:t>E = P*</w:t>
      </w:r>
      <m:oMath>
        <m:r>
          <w:rPr>
            <w:rFonts w:ascii="Cambria Math" w:hAnsi="Cambria Math"/>
          </w:rPr>
          <m:t>∆t</m:t>
        </m:r>
      </m:oMath>
      <w:r w:rsidR="00204F99">
        <w:t>).</w:t>
      </w:r>
    </w:p>
    <w:p w14:paraId="5FB44AE4" w14:textId="258723DC" w:rsidR="00CE5D4F" w:rsidRDefault="00CE5D4F" w:rsidP="00CE5D4F">
      <w:pPr>
        <w:pStyle w:val="Paragraphedeliste"/>
        <w:numPr>
          <w:ilvl w:val="0"/>
          <w:numId w:val="22"/>
        </w:numPr>
      </w:pPr>
      <w:r>
        <w:t xml:space="preserve">Entre la vitesse de croisière et la vitesse de sécurité l’éolienne fonctionne à plein régime et délivre donc sa puissance maximale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w:t>
      </w:r>
    </w:p>
    <w:p w14:paraId="6094C835" w14:textId="46D17976" w:rsidR="007E279B" w:rsidRDefault="007E279B" w:rsidP="003F72F1"/>
    <w:p w14:paraId="6D2D8665" w14:textId="190F2F66" w:rsidR="007E279B" w:rsidRDefault="007E279B" w:rsidP="003F72F1"/>
    <w:p w14:paraId="05EAB521" w14:textId="77777777" w:rsidR="007E279B" w:rsidRDefault="007E279B" w:rsidP="007E279B">
      <w:pPr>
        <w:keepNext/>
      </w:pPr>
      <w:r w:rsidRPr="007E279B">
        <w:rPr>
          <w:noProof/>
        </w:rPr>
        <w:drawing>
          <wp:inline distT="0" distB="0" distL="0" distR="0" wp14:anchorId="689C5544" wp14:editId="77FD69E4">
            <wp:extent cx="4371975" cy="24003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975" cy="2400300"/>
                    </a:xfrm>
                    <a:prstGeom prst="rect">
                      <a:avLst/>
                    </a:prstGeom>
                    <a:noFill/>
                    <a:ln>
                      <a:noFill/>
                    </a:ln>
                  </pic:spPr>
                </pic:pic>
              </a:graphicData>
            </a:graphic>
          </wp:inline>
        </w:drawing>
      </w:r>
    </w:p>
    <w:p w14:paraId="769A2D33" w14:textId="7A90E232" w:rsidR="007E279B" w:rsidRDefault="007E279B" w:rsidP="007E279B">
      <w:pPr>
        <w:pStyle w:val="Lgende"/>
      </w:pPr>
      <w:bookmarkStart w:id="81" w:name="_Toc18874319"/>
      <w:r>
        <w:t xml:space="preserve">Figure </w:t>
      </w:r>
      <w:fldSimple w:instr=" SEQ Figure \* ARABIC ">
        <w:r w:rsidR="00326AA6">
          <w:rPr>
            <w:noProof/>
          </w:rPr>
          <w:t>7</w:t>
        </w:r>
      </w:fldSimple>
      <w:r>
        <w:t>: schéma simplifié d'une éolienne</w:t>
      </w:r>
      <w:bookmarkEnd w:id="81"/>
    </w:p>
    <w:p w14:paraId="5B98B6A7" w14:textId="77777777" w:rsidR="007E279B" w:rsidRPr="00DF2DCB" w:rsidRDefault="007E279B" w:rsidP="003F72F1"/>
    <w:p w14:paraId="122565FF" w14:textId="13EB6752" w:rsidR="006A1AA6" w:rsidRDefault="000A249A">
      <w:pPr>
        <w:pStyle w:val="Titre1"/>
        <w:numPr>
          <w:ilvl w:val="1"/>
          <w:numId w:val="1"/>
        </w:numPr>
        <w:rPr>
          <w:rFonts w:cs="Arial"/>
        </w:rPr>
      </w:pPr>
      <w:bookmarkStart w:id="82" w:name="_Toc18874373"/>
      <w:r>
        <w:rPr>
          <w:rFonts w:cs="Arial"/>
        </w:rPr>
        <w:t>Les modèles additifs généralisé</w:t>
      </w:r>
      <w:r w:rsidRPr="00DF2DCB">
        <w:rPr>
          <w:rFonts w:cs="Arial"/>
        </w:rPr>
        <w:t>s</w:t>
      </w:r>
      <w:r>
        <w:rPr>
          <w:rFonts w:cs="Arial"/>
        </w:rPr>
        <w:t xml:space="preserve"> hiérarchiques (HGAM) et les modèles linéaires général</w:t>
      </w:r>
      <w:r w:rsidRPr="00AE2C11">
        <w:rPr>
          <w:rFonts w:cs="Arial"/>
        </w:rPr>
        <w:t>isé</w:t>
      </w:r>
      <w:r>
        <w:rPr>
          <w:rFonts w:cs="Arial"/>
        </w:rPr>
        <w:t>s</w:t>
      </w:r>
      <w:bookmarkEnd w:id="82"/>
    </w:p>
    <w:p w14:paraId="3FC699B0" w14:textId="48E76914" w:rsidR="006A1AA6" w:rsidRDefault="000A249A">
      <w:pPr>
        <w:pStyle w:val="Titre1"/>
        <w:numPr>
          <w:ilvl w:val="2"/>
          <w:numId w:val="1"/>
        </w:numPr>
        <w:rPr>
          <w:rFonts w:cs="Arial"/>
        </w:rPr>
      </w:pPr>
      <w:bookmarkStart w:id="83" w:name="_Toc18874374"/>
      <w:r>
        <w:rPr>
          <w:rFonts w:cs="Arial"/>
        </w:rPr>
        <w:t>Les modèles linéaires général</w:t>
      </w:r>
      <w:r w:rsidRPr="00AE2C11">
        <w:rPr>
          <w:rFonts w:cs="Arial"/>
        </w:rPr>
        <w:t>isé</w:t>
      </w:r>
      <w:r>
        <w:rPr>
          <w:rFonts w:cs="Arial"/>
        </w:rPr>
        <w:t>s (GLM)</w:t>
      </w:r>
      <w:bookmarkEnd w:id="83"/>
    </w:p>
    <w:p w14:paraId="4102DBAA" w14:textId="63C003B5" w:rsidR="006A1AA6" w:rsidRDefault="000A249A">
      <w:pPr>
        <w:pStyle w:val="Corpsdetexte"/>
        <w:rPr>
          <w:rFonts w:ascii="Arial" w:eastAsia="Times New Roman" w:hAnsi="Arial" w:cs="Arial"/>
        </w:rPr>
      </w:pPr>
      <w:r>
        <w:rPr>
          <w:rFonts w:ascii="Arial" w:eastAsia="Times New Roman" w:hAnsi="Arial" w:cs="Arial"/>
        </w:rPr>
        <w:t>La formule générique d’un GLM est la suivante :</w:t>
      </w:r>
    </w:p>
    <w:p w14:paraId="585B2978" w14:textId="58A1E426" w:rsidR="00AE2C11" w:rsidRDefault="00CC6269">
      <w:pPr>
        <w:pStyle w:val="Corpsdetexte"/>
        <w:rPr>
          <w:rFonts w:ascii="Arial" w:eastAsia="Times New Roman" w:hAnsi="Arial" w:cs="Arial"/>
        </w:rPr>
      </w:pPr>
      <m:oMathPara>
        <m:oMath>
          <m:d>
            <m:dPr>
              <m:begChr m:val="{"/>
              <m:endChr m:val=""/>
              <m:ctrlPr>
                <w:rPr>
                  <w:rFonts w:ascii="Cambria Math" w:eastAsia="Times New Roman" w:hAnsi="Cambria Math" w:cs="Arial"/>
                  <w:i/>
                </w:rPr>
              </m:ctrlPr>
            </m:dPr>
            <m:e>
              <m:eqArr>
                <m:eqArrPr>
                  <m:ctrlPr>
                    <w:rPr>
                      <w:rFonts w:ascii="Cambria Math" w:eastAsia="Times New Roman" w:hAnsi="Cambria Math" w:cs="Arial"/>
                      <w:i/>
                    </w:rPr>
                  </m:ctrlPr>
                </m:eqArrPr>
                <m:e>
                  <m:r>
                    <w:rPr>
                      <w:rFonts w:ascii="Cambria Math" w:eastAsia="Times New Roman" w:hAnsi="Cambria Math" w:cs="Arial"/>
                    </w:rPr>
                    <m:t>Y ~ Distribution</m:t>
                  </m:r>
                  <m:d>
                    <m:dPr>
                      <m:ctrlPr>
                        <w:rPr>
                          <w:rFonts w:ascii="Cambria Math" w:eastAsia="Times New Roman" w:hAnsi="Cambria Math" w:cs="Arial"/>
                          <w:i/>
                        </w:rPr>
                      </m:ctrlPr>
                    </m:dPr>
                    <m:e>
                      <m:r>
                        <w:rPr>
                          <w:rFonts w:ascii="Cambria Math" w:eastAsia="Times New Roman" w:hAnsi="Cambria Math" w:cs="Arial"/>
                        </w:rPr>
                        <m:t>μ, θ</m:t>
                      </m:r>
                    </m:e>
                  </m:d>
                </m:e>
                <m:e>
                  <m:func>
                    <m:funcPr>
                      <m:ctrlPr>
                        <w:rPr>
                          <w:rFonts w:ascii="Cambria Math" w:eastAsia="Times New Roman" w:hAnsi="Cambria Math" w:cs="Arial"/>
                          <w:i/>
                        </w:rPr>
                      </m:ctrlPr>
                    </m:funcPr>
                    <m:fName>
                      <m:r>
                        <m:rPr>
                          <m:sty m:val="p"/>
                        </m:rPr>
                        <w:rPr>
                          <w:rFonts w:ascii="Cambria Math" w:eastAsia="Times New Roman" w:hAnsi="Cambria Math" w:cs="Arial"/>
                        </w:rPr>
                        <m:t>fonction_de_lien</m:t>
                      </m:r>
                    </m:fName>
                    <m:e>
                      <m:d>
                        <m:dPr>
                          <m:ctrlPr>
                            <w:rPr>
                              <w:rFonts w:ascii="Cambria Math" w:eastAsia="Times New Roman" w:hAnsi="Cambria Math" w:cs="Arial"/>
                              <w:i/>
                            </w:rPr>
                          </m:ctrlPr>
                        </m:dPr>
                        <m:e>
                          <m:r>
                            <w:rPr>
                              <w:rFonts w:ascii="Cambria Math" w:eastAsia="Times New Roman" w:hAnsi="Cambria Math" w:cs="Arial"/>
                            </w:rPr>
                            <m:t>μ</m:t>
                          </m:r>
                        </m:e>
                      </m:d>
                    </m:e>
                  </m:func>
                  <m:r>
                    <w:rPr>
                      <w:rFonts w:ascii="Cambria Math" w:eastAsia="Times New Roman" w:hAnsi="Cambria Math" w:cs="Arial"/>
                    </w:rPr>
                    <m:t xml:space="preserve">= α+ </m:t>
                  </m:r>
                  <m:nary>
                    <m:naryPr>
                      <m:chr m:val="∑"/>
                      <m:limLoc m:val="undOvr"/>
                      <m:supHide m:val="1"/>
                      <m:ctrlPr>
                        <w:rPr>
                          <w:rFonts w:ascii="Cambria Math" w:eastAsia="Times New Roman" w:hAnsi="Cambria Math" w:cs="Arial"/>
                          <w:i/>
                        </w:rPr>
                      </m:ctrlPr>
                    </m:naryPr>
                    <m:sub>
                      <m:r>
                        <w:rPr>
                          <w:rFonts w:ascii="Cambria Math" w:eastAsia="Times New Roman" w:hAnsi="Cambria Math" w:cs="Arial"/>
                        </w:rPr>
                        <m:t>p</m:t>
                      </m:r>
                    </m:sub>
                    <m:sup/>
                    <m:e>
                      <m:sSub>
                        <m:sSubPr>
                          <m:ctrlPr>
                            <w:rPr>
                              <w:rFonts w:ascii="Cambria Math" w:eastAsia="Times New Roman" w:hAnsi="Cambria Math" w:cs="Arial"/>
                              <w:i/>
                            </w:rPr>
                          </m:ctrlPr>
                        </m:sSubPr>
                        <m:e>
                          <m:r>
                            <w:rPr>
                              <w:rFonts w:ascii="Cambria Math" w:eastAsia="Times New Roman" w:hAnsi="Cambria Math" w:cs="Arial"/>
                            </w:rPr>
                            <m:t>β</m:t>
                          </m:r>
                        </m:e>
                        <m:sub>
                          <m:r>
                            <w:rPr>
                              <w:rFonts w:ascii="Cambria Math" w:eastAsia="Times New Roman" w:hAnsi="Cambria Math" w:cs="Arial"/>
                            </w:rPr>
                            <m:t>p</m:t>
                          </m:r>
                        </m:sub>
                      </m:sSub>
                      <m:r>
                        <w:rPr>
                          <w:rFonts w:ascii="Cambria Math" w:eastAsia="Times New Roman" w:hAnsi="Cambria Math" w:cs="Arial"/>
                        </w:rPr>
                        <m:t>.</m:t>
                      </m:r>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p</m:t>
                          </m:r>
                        </m:sub>
                      </m:sSub>
                    </m:e>
                  </m:nary>
                </m:e>
              </m:eqArr>
            </m:e>
          </m:d>
        </m:oMath>
      </m:oMathPara>
    </w:p>
    <w:p w14:paraId="3479F751" w14:textId="77777777" w:rsidR="006A1AA6" w:rsidRPr="00AE2C11" w:rsidRDefault="000A249A">
      <w:pPr>
        <w:pStyle w:val="Corpsdetexte"/>
        <w:rPr>
          <w:rFonts w:ascii="Arial" w:eastAsia="Times New Roman" w:hAnsi="Arial" w:cs="Arial"/>
        </w:rPr>
      </w:pPr>
      <w:r w:rsidRPr="00AE2C11">
        <w:rPr>
          <w:rFonts w:ascii="Arial" w:eastAsia="Times New Roman" w:hAnsi="Arial" w:cs="Arial"/>
        </w:rPr>
        <w:lastRenderedPageBreak/>
        <w:t xml:space="preserve">Dans le cas d’un modèle de famille négative binomiale cela se transforme en : </w:t>
      </w:r>
    </w:p>
    <w:p w14:paraId="4611A05D" w14:textId="77777777" w:rsidR="006A1AA6" w:rsidRDefault="00CC6269">
      <w:pPr>
        <w:pStyle w:val="Corpsdetexte"/>
        <w:rPr>
          <w:rFonts w:ascii="Arial" w:eastAsia="Times New Roman" w:hAnsi="Arial" w:cs="Arial"/>
        </w:rPr>
      </w:pPr>
      <m:oMathPara>
        <m:oMath>
          <m:d>
            <m:dPr>
              <m:begChr m:val="{"/>
              <m:endChr m:val=""/>
              <m:ctrlPr>
                <w:rPr>
                  <w:rFonts w:ascii="Cambria Math" w:eastAsia="Times New Roman" w:hAnsi="Cambria Math" w:cs="Arial"/>
                  <w:i/>
                </w:rPr>
              </m:ctrlPr>
            </m:dPr>
            <m:e>
              <m:eqArr>
                <m:eqArrPr>
                  <m:ctrlPr>
                    <w:rPr>
                      <w:rFonts w:ascii="Cambria Math" w:eastAsia="Times New Roman" w:hAnsi="Cambria Math" w:cs="Arial"/>
                      <w:i/>
                    </w:rPr>
                  </m:ctrlPr>
                </m:eqArrPr>
                <m:e>
                  <m:r>
                    <w:rPr>
                      <w:rFonts w:ascii="Cambria Math" w:eastAsia="Times New Roman" w:hAnsi="Cambria Math" w:cs="Arial"/>
                    </w:rPr>
                    <m:t>Y ~ NB</m:t>
                  </m:r>
                  <m:d>
                    <m:dPr>
                      <m:ctrlPr>
                        <w:rPr>
                          <w:rFonts w:ascii="Cambria Math" w:eastAsia="Times New Roman" w:hAnsi="Cambria Math" w:cs="Arial"/>
                          <w:i/>
                        </w:rPr>
                      </m:ctrlPr>
                    </m:dPr>
                    <m:e>
                      <m:r>
                        <w:rPr>
                          <w:rFonts w:ascii="Cambria Math" w:eastAsia="Times New Roman" w:hAnsi="Cambria Math" w:cs="Arial"/>
                        </w:rPr>
                        <m:t>μ, θ</m:t>
                      </m:r>
                    </m:e>
                  </m:d>
                </m:e>
                <m:e>
                  <m:func>
                    <m:funcPr>
                      <m:ctrlPr>
                        <w:rPr>
                          <w:rFonts w:ascii="Cambria Math" w:eastAsia="Times New Roman" w:hAnsi="Cambria Math" w:cs="Arial"/>
                          <w:i/>
                        </w:rPr>
                      </m:ctrlPr>
                    </m:funcPr>
                    <m:fName>
                      <m:r>
                        <m:rPr>
                          <m:sty m:val="p"/>
                        </m:rPr>
                        <w:rPr>
                          <w:rFonts w:ascii="Cambria Math" w:eastAsia="Times New Roman" w:hAnsi="Cambria Math" w:cs="Arial"/>
                        </w:rPr>
                        <m:t>log</m:t>
                      </m:r>
                    </m:fName>
                    <m:e>
                      <m:d>
                        <m:dPr>
                          <m:ctrlPr>
                            <w:rPr>
                              <w:rFonts w:ascii="Cambria Math" w:eastAsia="Times New Roman" w:hAnsi="Cambria Math" w:cs="Arial"/>
                              <w:i/>
                            </w:rPr>
                          </m:ctrlPr>
                        </m:dPr>
                        <m:e>
                          <m:r>
                            <w:rPr>
                              <w:rFonts w:ascii="Cambria Math" w:eastAsia="Times New Roman" w:hAnsi="Cambria Math" w:cs="Arial"/>
                            </w:rPr>
                            <m:t>μ</m:t>
                          </m:r>
                        </m:e>
                      </m:d>
                    </m:e>
                  </m:func>
                  <m:r>
                    <w:rPr>
                      <w:rFonts w:ascii="Cambria Math" w:eastAsia="Times New Roman" w:hAnsi="Cambria Math" w:cs="Arial"/>
                    </w:rPr>
                    <m:t xml:space="preserve">= α+ </m:t>
                  </m:r>
                  <m:nary>
                    <m:naryPr>
                      <m:chr m:val="∑"/>
                      <m:limLoc m:val="undOvr"/>
                      <m:supHide m:val="1"/>
                      <m:ctrlPr>
                        <w:rPr>
                          <w:rFonts w:ascii="Cambria Math" w:eastAsia="Times New Roman" w:hAnsi="Cambria Math" w:cs="Arial"/>
                          <w:i/>
                        </w:rPr>
                      </m:ctrlPr>
                    </m:naryPr>
                    <m:sub>
                      <m:r>
                        <w:rPr>
                          <w:rFonts w:ascii="Cambria Math" w:eastAsia="Times New Roman" w:hAnsi="Cambria Math" w:cs="Arial"/>
                        </w:rPr>
                        <m:t>p</m:t>
                      </m:r>
                    </m:sub>
                    <m:sup/>
                    <m:e>
                      <m:sSub>
                        <m:sSubPr>
                          <m:ctrlPr>
                            <w:rPr>
                              <w:rFonts w:ascii="Cambria Math" w:eastAsia="Times New Roman" w:hAnsi="Cambria Math" w:cs="Arial"/>
                              <w:i/>
                            </w:rPr>
                          </m:ctrlPr>
                        </m:sSubPr>
                        <m:e>
                          <m:r>
                            <w:rPr>
                              <w:rFonts w:ascii="Cambria Math" w:eastAsia="Times New Roman" w:hAnsi="Cambria Math" w:cs="Arial"/>
                            </w:rPr>
                            <m:t>β</m:t>
                          </m:r>
                        </m:e>
                        <m:sub>
                          <m:r>
                            <w:rPr>
                              <w:rFonts w:ascii="Cambria Math" w:eastAsia="Times New Roman" w:hAnsi="Cambria Math" w:cs="Arial"/>
                            </w:rPr>
                            <m:t>p</m:t>
                          </m:r>
                        </m:sub>
                      </m:sSub>
                      <m:r>
                        <w:rPr>
                          <w:rFonts w:ascii="Cambria Math" w:eastAsia="Times New Roman" w:hAnsi="Cambria Math" w:cs="Arial"/>
                        </w:rPr>
                        <m:t>.</m:t>
                      </m:r>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p</m:t>
                          </m:r>
                        </m:sub>
                      </m:sSub>
                    </m:e>
                  </m:nary>
                </m:e>
              </m:eqArr>
            </m:e>
          </m:d>
        </m:oMath>
      </m:oMathPara>
    </w:p>
    <w:p w14:paraId="645975BE"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 xml:space="preserve">Où </w:t>
      </w:r>
      <w:r>
        <w:rPr>
          <w:rFonts w:ascii="Arial" w:eastAsia="Times New Roman" w:hAnsi="Arial" w:cs="Arial"/>
          <w:i/>
          <w:iCs/>
        </w:rPr>
        <w:t xml:space="preserve">Y </w:t>
      </w:r>
      <w:r>
        <w:rPr>
          <w:rFonts w:ascii="Arial" w:eastAsia="Times New Roman" w:hAnsi="Arial" w:cs="Arial"/>
        </w:rPr>
        <w:t>est la variable réponse (nombre de contacts observés par période de 40 minutes),</w:t>
      </w:r>
      <w:r>
        <w:rPr>
          <w:rFonts w:ascii="Arial" w:eastAsia="Times New Roman" w:hAnsi="Arial" w:cs="Arial"/>
          <w:i/>
          <w:iCs/>
        </w:rPr>
        <w:t xml:space="preserve"> </w:t>
      </w:r>
      <m:oMath>
        <m:r>
          <w:rPr>
            <w:rFonts w:ascii="Cambria Math" w:eastAsia="Times New Roman" w:hAnsi="Cambria Math" w:cs="Arial"/>
          </w:rPr>
          <m:t>μ</m:t>
        </m:r>
      </m:oMath>
      <w:r>
        <w:rPr>
          <w:rFonts w:ascii="Arial" w:eastAsia="Times New Roman" w:hAnsi="Arial" w:cs="Arial"/>
          <w:i/>
          <w:iCs/>
        </w:rPr>
        <w:t xml:space="preserve"> </w:t>
      </w:r>
      <w:r>
        <w:rPr>
          <w:rFonts w:ascii="Arial" w:eastAsia="Times New Roman" w:hAnsi="Arial" w:cs="Arial"/>
        </w:rPr>
        <w:t xml:space="preserve">est la moyenne arithmétique de </w:t>
      </w:r>
      <w:r>
        <w:rPr>
          <w:rFonts w:ascii="Arial" w:eastAsia="Times New Roman" w:hAnsi="Arial" w:cs="Arial"/>
          <w:i/>
          <w:iCs/>
        </w:rPr>
        <w:t>Y</w:t>
      </w:r>
      <w:r>
        <w:rPr>
          <w:rFonts w:ascii="Arial" w:eastAsia="Times New Roman" w:hAnsi="Arial" w:cs="Arial"/>
        </w:rPr>
        <w:t xml:space="preserve">, </w:t>
      </w:r>
      <m:oMath>
        <m:r>
          <w:rPr>
            <w:rFonts w:ascii="Cambria Math" w:eastAsia="Times New Roman" w:hAnsi="Cambria Math" w:cs="Arial"/>
          </w:rPr>
          <m:t>θ</m:t>
        </m:r>
      </m:oMath>
      <w:r>
        <w:rPr>
          <w:rFonts w:ascii="Arial" w:eastAsia="Times New Roman" w:hAnsi="Arial" w:cs="Arial"/>
          <w:i/>
          <w:iCs/>
          <w:sz w:val="22"/>
          <w:szCs w:val="22"/>
        </w:rPr>
        <w:t xml:space="preserve"> </w:t>
      </w:r>
      <w:r>
        <w:rPr>
          <w:rFonts w:ascii="Arial" w:eastAsia="Times New Roman" w:hAnsi="Arial" w:cs="Arial"/>
          <w:i/>
          <w:iCs/>
        </w:rPr>
        <w:t>est</w:t>
      </w:r>
      <w:r>
        <w:rPr>
          <w:rFonts w:ascii="Arial" w:eastAsia="Times New Roman" w:hAnsi="Arial" w:cs="Arial"/>
        </w:rPr>
        <w:t xml:space="preserve"> le paramètre de dispersion de la loi négative binomiale</w:t>
      </w:r>
      <w:r>
        <w:rPr>
          <w:rStyle w:val="Appelnotedebasdep"/>
          <w:rFonts w:ascii="Arial" w:eastAsia="Times New Roman" w:hAnsi="Arial" w:cs="Arial"/>
        </w:rPr>
        <w:footnoteReference w:id="4"/>
      </w:r>
      <w:r>
        <w:rPr>
          <w:rFonts w:ascii="Arial" w:eastAsia="Times New Roman" w:hAnsi="Arial" w:cs="Arial"/>
        </w:rPr>
        <w:t xml:space="preserve">, </w:t>
      </w:r>
      <m:oMath>
        <m:r>
          <w:rPr>
            <w:rFonts w:ascii="Cambria Math" w:eastAsia="Times New Roman" w:hAnsi="Cambria Math" w:cs="Arial"/>
          </w:rPr>
          <m:t>α</m:t>
        </m:r>
      </m:oMath>
      <w:r>
        <w:rPr>
          <w:rFonts w:ascii="Arial" w:eastAsia="Times New Roman" w:hAnsi="Arial" w:cs="Arial"/>
          <w:i/>
          <w:iCs/>
        </w:rPr>
        <w:t xml:space="preserve"> est</w:t>
      </w:r>
      <w:r>
        <w:rPr>
          <w:rFonts w:ascii="Arial" w:eastAsia="Times New Roman" w:hAnsi="Arial" w:cs="Arial"/>
        </w:rPr>
        <w:t xml:space="preserve"> « l’intercept » du modèle,</w:t>
      </w:r>
      <w:r>
        <w:rPr>
          <w:rFonts w:ascii="Arial" w:eastAsia="Times New Roman" w:hAnsi="Arial" w:cs="Arial"/>
          <w:i/>
          <w:iCs/>
        </w:rPr>
        <w:t xml:space="preserve"> </w:t>
      </w:r>
      <m:oMath>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p</m:t>
            </m:r>
          </m:sub>
        </m:sSub>
      </m:oMath>
      <w:r>
        <w:rPr>
          <w:rFonts w:ascii="Arial" w:eastAsia="Times New Roman" w:hAnsi="Arial" w:cs="Arial"/>
          <w:i/>
          <w:iCs/>
        </w:rPr>
        <w:t xml:space="preserve"> </w:t>
      </w:r>
      <w:r>
        <w:rPr>
          <w:rFonts w:ascii="Arial" w:eastAsia="Times New Roman" w:hAnsi="Arial" w:cs="Arial"/>
        </w:rPr>
        <w:t xml:space="preserve">sont les </w:t>
      </w:r>
      <w:r>
        <w:rPr>
          <w:rFonts w:ascii="Arial" w:eastAsia="Times New Roman" w:hAnsi="Arial" w:cs="Arial"/>
          <w:i/>
          <w:iCs/>
        </w:rPr>
        <w:t xml:space="preserve">p </w:t>
      </w:r>
      <w:r>
        <w:rPr>
          <w:rFonts w:ascii="Arial" w:eastAsia="Times New Roman" w:hAnsi="Arial" w:cs="Arial"/>
        </w:rPr>
        <w:t xml:space="preserve">covariables et où </w:t>
      </w:r>
      <m:oMath>
        <m:sSub>
          <m:sSubPr>
            <m:ctrlPr>
              <w:rPr>
                <w:rFonts w:ascii="Cambria Math" w:eastAsia="Times New Roman" w:hAnsi="Cambria Math" w:cs="Arial"/>
                <w:i/>
              </w:rPr>
            </m:ctrlPr>
          </m:sSubPr>
          <m:e>
            <m:r>
              <w:rPr>
                <w:rFonts w:ascii="Cambria Math" w:eastAsia="Times New Roman" w:hAnsi="Cambria Math" w:cs="Arial"/>
              </w:rPr>
              <m:t>β</m:t>
            </m:r>
          </m:e>
          <m:sub>
            <m:r>
              <w:rPr>
                <w:rFonts w:ascii="Cambria Math" w:eastAsia="Times New Roman" w:hAnsi="Cambria Math" w:cs="Arial"/>
              </w:rPr>
              <m:t>p</m:t>
            </m:r>
          </m:sub>
        </m:sSub>
      </m:oMath>
      <w:r>
        <w:rPr>
          <w:rFonts w:ascii="Arial" w:eastAsia="Times New Roman" w:hAnsi="Arial" w:cs="Arial"/>
          <w:i/>
          <w:iCs/>
        </w:rPr>
        <w:t xml:space="preserve"> </w:t>
      </w:r>
      <w:r>
        <w:rPr>
          <w:rFonts w:ascii="Arial" w:eastAsia="Times New Roman" w:hAnsi="Arial" w:cs="Arial"/>
        </w:rPr>
        <w:t>sont les paramètres associés à ces covariables.</w:t>
      </w:r>
    </w:p>
    <w:p w14:paraId="66ACD3E3" w14:textId="262E9753" w:rsidR="006A1AA6" w:rsidRDefault="002C0D09">
      <w:pPr>
        <w:widowControl/>
        <w:suppressAutoHyphens w:val="0"/>
        <w:autoSpaceDE w:val="0"/>
        <w:autoSpaceDN w:val="0"/>
        <w:adjustRightInd w:val="0"/>
        <w:spacing w:after="0" w:line="240" w:lineRule="auto"/>
        <w:rPr>
          <w:rFonts w:ascii="Arial" w:eastAsia="Times New Roman" w:hAnsi="Arial" w:cs="Arial"/>
        </w:rPr>
      </w:pPr>
      <w:r w:rsidRPr="002C0D09">
        <w:rPr>
          <w:rFonts w:ascii="Arial" w:eastAsia="Times New Roman" w:hAnsi="Arial" w:cs="Arial"/>
        </w:rPr>
        <w:t>Étant</w:t>
      </w:r>
      <w:r>
        <w:rPr>
          <w:rFonts w:ascii="Arial" w:eastAsia="Times New Roman" w:hAnsi="Arial" w:cs="Arial"/>
        </w:rPr>
        <w:t xml:space="preserve"> donné que</w:t>
      </w:r>
      <w:r w:rsidR="000A249A">
        <w:rPr>
          <w:rFonts w:ascii="Arial" w:eastAsia="Times New Roman" w:hAnsi="Arial" w:cs="Arial"/>
        </w:rPr>
        <w:t xml:space="preserve"> les paramètres </w:t>
      </w:r>
      <m:oMath>
        <m:sSub>
          <m:sSubPr>
            <m:ctrlPr>
              <w:rPr>
                <w:rFonts w:ascii="Cambria Math" w:eastAsia="Times New Roman" w:hAnsi="Cambria Math" w:cs="Arial"/>
                <w:i/>
              </w:rPr>
            </m:ctrlPr>
          </m:sSubPr>
          <m:e>
            <m:r>
              <w:rPr>
                <w:rFonts w:ascii="Cambria Math" w:eastAsia="Times New Roman" w:hAnsi="Cambria Math" w:cs="Arial"/>
              </w:rPr>
              <m:t>β</m:t>
            </m:r>
          </m:e>
          <m:sub>
            <m:r>
              <w:rPr>
                <w:rFonts w:ascii="Cambria Math" w:eastAsia="Times New Roman" w:hAnsi="Cambria Math" w:cs="Arial"/>
              </w:rPr>
              <m:t>p</m:t>
            </m:r>
          </m:sub>
        </m:sSub>
      </m:oMath>
      <w:r w:rsidR="000A249A">
        <w:rPr>
          <w:rFonts w:ascii="Arial" w:eastAsia="Times New Roman" w:hAnsi="Arial" w:cs="Arial"/>
        </w:rPr>
        <w:t xml:space="preserve">   sont des constantes réelles, les </w:t>
      </w:r>
      <w:r w:rsidR="000A249A" w:rsidRPr="002C0D09">
        <w:rPr>
          <w:rFonts w:ascii="Arial" w:eastAsia="Times New Roman" w:hAnsi="Arial" w:cs="Arial"/>
        </w:rPr>
        <w:t>il est simple sachant ces paramètres de réaliser des prédictions</w:t>
      </w:r>
      <w:r w:rsidR="000A249A" w:rsidRPr="00CE5D4F">
        <w:rPr>
          <w:rFonts w:ascii="Arial" w:eastAsia="Times New Roman" w:hAnsi="Arial" w:cs="Arial"/>
        </w:rPr>
        <w:t xml:space="preserve"> </w:t>
      </w:r>
      <w:r w:rsidR="000A249A">
        <w:rPr>
          <w:rFonts w:ascii="Arial" w:eastAsia="Times New Roman" w:hAnsi="Arial" w:cs="Arial"/>
        </w:rPr>
        <w:t>dans des langages de programmation généralistes tels que C++ ou Python. Cette famille de modèle nous intéresse donc ici car il serait plus facile d’adapter le système de fonctionnement actuel de Chirotech à ces nouveaux modèles.</w:t>
      </w:r>
    </w:p>
    <w:p w14:paraId="0E1EB4D8" w14:textId="77777777" w:rsidR="006A1AA6" w:rsidRDefault="000A249A">
      <w:pPr>
        <w:pStyle w:val="Titre1"/>
        <w:widowControl/>
        <w:numPr>
          <w:ilvl w:val="2"/>
          <w:numId w:val="1"/>
        </w:numPr>
        <w:suppressAutoHyphens w:val="0"/>
        <w:autoSpaceDE w:val="0"/>
        <w:autoSpaceDN w:val="0"/>
        <w:adjustRightInd w:val="0"/>
        <w:spacing w:after="0" w:line="240" w:lineRule="auto"/>
        <w:rPr>
          <w:rFonts w:cs="Arial"/>
        </w:rPr>
      </w:pPr>
      <w:bookmarkStart w:id="84" w:name="_Ref17878061"/>
      <w:bookmarkStart w:id="85" w:name="_Toc18874375"/>
      <w:r>
        <w:rPr>
          <w:rFonts w:cs="Arial"/>
        </w:rPr>
        <w:t>Les modèles additifs généralisé hiérarchiques (HGAM)</w:t>
      </w:r>
      <w:bookmarkEnd w:id="84"/>
      <w:bookmarkEnd w:id="85"/>
    </w:p>
    <w:p w14:paraId="4B0C70C6" w14:textId="77777777" w:rsidR="006A1AA6" w:rsidRDefault="006A1AA6">
      <w:pPr>
        <w:pStyle w:val="Corpsdetexte"/>
      </w:pPr>
    </w:p>
    <w:p w14:paraId="374F3F83" w14:textId="393ACF27" w:rsidR="006A1AA6" w:rsidRDefault="000A249A">
      <w:pPr>
        <w:pStyle w:val="Corpsdetexte"/>
        <w:rPr>
          <w:rFonts w:ascii="Arial" w:eastAsia="Times New Roman" w:hAnsi="Arial" w:cs="Arial"/>
        </w:rPr>
      </w:pPr>
      <w:r>
        <w:rPr>
          <w:rFonts w:ascii="Arial" w:eastAsia="Times New Roman" w:hAnsi="Arial" w:cs="Arial"/>
        </w:rPr>
        <w:t xml:space="preserve">La formule générique d’un </w:t>
      </w:r>
      <w:r>
        <w:rPr>
          <w:rFonts w:ascii="Arial" w:hAnsi="Arial" w:cs="Arial"/>
        </w:rPr>
        <w:t>modèle additif généralisé</w:t>
      </w:r>
      <w:r>
        <w:rPr>
          <w:rFonts w:ascii="Arial" w:eastAsia="Times New Roman" w:hAnsi="Arial" w:cs="Arial"/>
        </w:rPr>
        <w:t xml:space="preserve"> GAM est la suivante :</w:t>
      </w:r>
    </w:p>
    <w:p w14:paraId="6DCB6A57" w14:textId="3AAD3281" w:rsidR="002C0D09" w:rsidRPr="002C0D09" w:rsidRDefault="00CC6269">
      <w:pPr>
        <w:pStyle w:val="Corpsdetexte"/>
        <w:rPr>
          <w:rFonts w:ascii="Arial" w:eastAsia="Times New Roman" w:hAnsi="Arial" w:cs="Arial"/>
        </w:rPr>
      </w:pPr>
      <m:oMathPara>
        <m:oMath>
          <m:d>
            <m:dPr>
              <m:begChr m:val="{"/>
              <m:endChr m:val=""/>
              <m:ctrlPr>
                <w:rPr>
                  <w:rFonts w:ascii="Cambria Math" w:eastAsia="Times New Roman" w:hAnsi="Cambria Math" w:cs="Arial"/>
                  <w:i/>
                </w:rPr>
              </m:ctrlPr>
            </m:dPr>
            <m:e>
              <m:eqArr>
                <m:eqArrPr>
                  <m:ctrlPr>
                    <w:rPr>
                      <w:rFonts w:ascii="Cambria Math" w:eastAsia="Times New Roman" w:hAnsi="Cambria Math" w:cs="Arial"/>
                      <w:i/>
                    </w:rPr>
                  </m:ctrlPr>
                </m:eqArrPr>
                <m:e>
                  <m:r>
                    <w:rPr>
                      <w:rFonts w:ascii="Cambria Math" w:eastAsia="Times New Roman" w:hAnsi="Cambria Math" w:cs="Arial"/>
                    </w:rPr>
                    <m:t>Y ~ Distribution</m:t>
                  </m:r>
                  <m:d>
                    <m:dPr>
                      <m:ctrlPr>
                        <w:rPr>
                          <w:rFonts w:ascii="Cambria Math" w:eastAsia="Times New Roman" w:hAnsi="Cambria Math" w:cs="Arial"/>
                          <w:i/>
                        </w:rPr>
                      </m:ctrlPr>
                    </m:dPr>
                    <m:e>
                      <m:r>
                        <w:rPr>
                          <w:rFonts w:ascii="Cambria Math" w:eastAsia="Times New Roman" w:hAnsi="Cambria Math" w:cs="Arial"/>
                        </w:rPr>
                        <m:t>μ, θ</m:t>
                      </m:r>
                    </m:e>
                  </m:d>
                </m:e>
                <m:e>
                  <m:func>
                    <m:funcPr>
                      <m:ctrlPr>
                        <w:rPr>
                          <w:rFonts w:ascii="Cambria Math" w:eastAsia="Times New Roman" w:hAnsi="Cambria Math" w:cs="Arial"/>
                          <w:i/>
                        </w:rPr>
                      </m:ctrlPr>
                    </m:funcPr>
                    <m:fName>
                      <m:r>
                        <m:rPr>
                          <m:sty m:val="p"/>
                        </m:rPr>
                        <w:rPr>
                          <w:rFonts w:ascii="Cambria Math" w:eastAsia="Times New Roman" w:hAnsi="Cambria Math" w:cs="Arial"/>
                        </w:rPr>
                        <m:t>fonction_de_lien</m:t>
                      </m:r>
                    </m:fName>
                    <m:e>
                      <m:d>
                        <m:dPr>
                          <m:ctrlPr>
                            <w:rPr>
                              <w:rFonts w:ascii="Cambria Math" w:eastAsia="Times New Roman" w:hAnsi="Cambria Math" w:cs="Arial"/>
                              <w:i/>
                            </w:rPr>
                          </m:ctrlPr>
                        </m:dPr>
                        <m:e>
                          <m:r>
                            <w:rPr>
                              <w:rFonts w:ascii="Cambria Math" w:eastAsia="Times New Roman" w:hAnsi="Cambria Math" w:cs="Arial"/>
                            </w:rPr>
                            <m:t>μ</m:t>
                          </m:r>
                        </m:e>
                      </m:d>
                    </m:e>
                  </m:func>
                  <m:r>
                    <w:rPr>
                      <w:rFonts w:ascii="Cambria Math" w:eastAsia="Times New Roman" w:hAnsi="Cambria Math" w:cs="Arial"/>
                    </w:rPr>
                    <m:t xml:space="preserve">= α+ </m:t>
                  </m:r>
                  <m:nary>
                    <m:naryPr>
                      <m:chr m:val="∑"/>
                      <m:limLoc m:val="undOvr"/>
                      <m:supHide m:val="1"/>
                      <m:ctrlPr>
                        <w:rPr>
                          <w:rFonts w:ascii="Cambria Math" w:eastAsia="Times New Roman" w:hAnsi="Cambria Math" w:cs="Arial"/>
                          <w:i/>
                        </w:rPr>
                      </m:ctrlPr>
                    </m:naryPr>
                    <m:sub>
                      <m:r>
                        <w:rPr>
                          <w:rFonts w:ascii="Cambria Math" w:eastAsia="Times New Roman" w:hAnsi="Cambria Math" w:cs="Arial"/>
                        </w:rPr>
                        <m:t>p</m:t>
                      </m:r>
                    </m:sub>
                    <m:sup/>
                    <m:e>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p</m:t>
                          </m:r>
                        </m:sub>
                      </m:sSub>
                      <m:r>
                        <w:rPr>
                          <w:rFonts w:ascii="Cambria Math" w:eastAsia="Times New Roman" w:hAnsi="Cambria Math" w:cs="Arial"/>
                        </w:rPr>
                        <m:t>(</m:t>
                      </m:r>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p</m:t>
                          </m:r>
                        </m:sub>
                      </m:sSub>
                      <m:r>
                        <w:rPr>
                          <w:rFonts w:ascii="Cambria Math" w:eastAsia="Times New Roman" w:hAnsi="Cambria Math" w:cs="Arial"/>
                        </w:rPr>
                        <m:t>)</m:t>
                      </m:r>
                    </m:e>
                  </m:nary>
                </m:e>
              </m:eqArr>
            </m:e>
          </m:d>
        </m:oMath>
      </m:oMathPara>
    </w:p>
    <w:p w14:paraId="744FFFA6" w14:textId="77777777" w:rsidR="002C0D09" w:rsidRPr="00AE2C11" w:rsidRDefault="002C0D09" w:rsidP="002C0D09">
      <w:pPr>
        <w:pStyle w:val="Corpsdetexte"/>
        <w:rPr>
          <w:rFonts w:ascii="Arial" w:eastAsia="Times New Roman" w:hAnsi="Arial" w:cs="Arial"/>
        </w:rPr>
      </w:pPr>
      <w:r w:rsidRPr="00AE2C11">
        <w:rPr>
          <w:rFonts w:ascii="Arial" w:eastAsia="Times New Roman" w:hAnsi="Arial" w:cs="Arial"/>
        </w:rPr>
        <w:t xml:space="preserve">Dans le cas d’un modèle de famille négative binomiale cela se transforme en : </w:t>
      </w:r>
    </w:p>
    <w:p w14:paraId="3474FB56" w14:textId="7AC5B1A7" w:rsidR="006A1AA6" w:rsidRDefault="00CC6269">
      <w:pPr>
        <w:pStyle w:val="Corpsdetexte"/>
        <w:rPr>
          <w:rFonts w:ascii="Arial" w:eastAsia="Times New Roman" w:hAnsi="Arial" w:cs="Arial"/>
        </w:rPr>
      </w:pPr>
      <m:oMathPara>
        <m:oMath>
          <m:d>
            <m:dPr>
              <m:begChr m:val="{"/>
              <m:endChr m:val=""/>
              <m:ctrlPr>
                <w:rPr>
                  <w:rFonts w:ascii="Cambria Math" w:eastAsia="Times New Roman" w:hAnsi="Cambria Math" w:cs="Arial"/>
                  <w:i/>
                </w:rPr>
              </m:ctrlPr>
            </m:dPr>
            <m:e>
              <m:eqArr>
                <m:eqArrPr>
                  <m:ctrlPr>
                    <w:rPr>
                      <w:rFonts w:ascii="Cambria Math" w:eastAsia="Times New Roman" w:hAnsi="Cambria Math" w:cs="Arial"/>
                      <w:i/>
                    </w:rPr>
                  </m:ctrlPr>
                </m:eqArrPr>
                <m:e>
                  <m:r>
                    <w:rPr>
                      <w:rFonts w:ascii="Cambria Math" w:eastAsia="Times New Roman" w:hAnsi="Cambria Math" w:cs="Arial"/>
                    </w:rPr>
                    <m:t>Y ~ NB</m:t>
                  </m:r>
                  <m:d>
                    <m:dPr>
                      <m:ctrlPr>
                        <w:rPr>
                          <w:rFonts w:ascii="Cambria Math" w:eastAsia="Times New Roman" w:hAnsi="Cambria Math" w:cs="Arial"/>
                          <w:i/>
                        </w:rPr>
                      </m:ctrlPr>
                    </m:dPr>
                    <m:e>
                      <m:r>
                        <w:rPr>
                          <w:rFonts w:ascii="Cambria Math" w:eastAsia="Times New Roman" w:hAnsi="Cambria Math" w:cs="Arial"/>
                        </w:rPr>
                        <m:t>μ, θ</m:t>
                      </m:r>
                    </m:e>
                  </m:d>
                </m:e>
                <m:e>
                  <m:func>
                    <m:funcPr>
                      <m:ctrlPr>
                        <w:rPr>
                          <w:rFonts w:ascii="Cambria Math" w:eastAsia="Times New Roman" w:hAnsi="Cambria Math" w:cs="Arial"/>
                          <w:i/>
                        </w:rPr>
                      </m:ctrlPr>
                    </m:funcPr>
                    <m:fName>
                      <m:r>
                        <m:rPr>
                          <m:sty m:val="p"/>
                        </m:rPr>
                        <w:rPr>
                          <w:rFonts w:ascii="Cambria Math" w:eastAsia="Times New Roman" w:hAnsi="Cambria Math" w:cs="Arial"/>
                        </w:rPr>
                        <m:t>log</m:t>
                      </m:r>
                    </m:fName>
                    <m:e>
                      <m:d>
                        <m:dPr>
                          <m:ctrlPr>
                            <w:rPr>
                              <w:rFonts w:ascii="Cambria Math" w:eastAsia="Times New Roman" w:hAnsi="Cambria Math" w:cs="Arial"/>
                              <w:i/>
                            </w:rPr>
                          </m:ctrlPr>
                        </m:dPr>
                        <m:e>
                          <m:r>
                            <w:rPr>
                              <w:rFonts w:ascii="Cambria Math" w:eastAsia="Times New Roman" w:hAnsi="Cambria Math" w:cs="Arial"/>
                            </w:rPr>
                            <m:t>μ</m:t>
                          </m:r>
                        </m:e>
                      </m:d>
                    </m:e>
                  </m:func>
                  <m:r>
                    <w:rPr>
                      <w:rFonts w:ascii="Cambria Math" w:eastAsia="Times New Roman" w:hAnsi="Cambria Math" w:cs="Arial"/>
                    </w:rPr>
                    <m:t xml:space="preserve">= α+ </m:t>
                  </m:r>
                  <m:nary>
                    <m:naryPr>
                      <m:chr m:val="∑"/>
                      <m:limLoc m:val="undOvr"/>
                      <m:supHide m:val="1"/>
                      <m:ctrlPr>
                        <w:rPr>
                          <w:rFonts w:ascii="Cambria Math" w:eastAsia="Times New Roman" w:hAnsi="Cambria Math" w:cs="Arial"/>
                          <w:i/>
                        </w:rPr>
                      </m:ctrlPr>
                    </m:naryPr>
                    <m:sub>
                      <m:r>
                        <w:rPr>
                          <w:rFonts w:ascii="Cambria Math" w:eastAsia="Times New Roman" w:hAnsi="Cambria Math" w:cs="Arial"/>
                        </w:rPr>
                        <m:t>p</m:t>
                      </m:r>
                    </m:sub>
                    <m:sup/>
                    <m:e>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p</m:t>
                          </m:r>
                        </m:sub>
                      </m:sSub>
                      <m:r>
                        <w:rPr>
                          <w:rFonts w:ascii="Cambria Math" w:eastAsia="Times New Roman" w:hAnsi="Cambria Math" w:cs="Arial"/>
                        </w:rPr>
                        <m:t>(</m:t>
                      </m:r>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p</m:t>
                          </m:r>
                        </m:sub>
                      </m:sSub>
                      <m:r>
                        <w:rPr>
                          <w:rFonts w:ascii="Cambria Math" w:eastAsia="Times New Roman" w:hAnsi="Cambria Math" w:cs="Arial"/>
                        </w:rPr>
                        <m:t>)</m:t>
                      </m:r>
                    </m:e>
                  </m:nary>
                </m:e>
              </m:eqArr>
            </m:e>
          </m:d>
        </m:oMath>
      </m:oMathPara>
    </w:p>
    <w:p w14:paraId="637D2E3F" w14:textId="1B6D6579"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 xml:space="preserve">Où </w:t>
      </w:r>
      <w:r>
        <w:rPr>
          <w:rFonts w:ascii="Arial" w:eastAsia="Times New Roman" w:hAnsi="Arial" w:cs="Arial"/>
          <w:i/>
          <w:iCs/>
        </w:rPr>
        <w:t xml:space="preserve">Y </w:t>
      </w:r>
      <w:r>
        <w:rPr>
          <w:rFonts w:ascii="Arial" w:eastAsia="Times New Roman" w:hAnsi="Arial" w:cs="Arial"/>
        </w:rPr>
        <w:t xml:space="preserve">est la variable réponse (nombre de contacts observés par période de 40 minutes), </w:t>
      </w:r>
      <m:oMath>
        <m:r>
          <w:rPr>
            <w:rFonts w:ascii="Cambria Math" w:eastAsia="Times New Roman" w:hAnsi="Cambria Math" w:cs="Arial"/>
          </w:rPr>
          <m:t>μ</m:t>
        </m:r>
      </m:oMath>
      <w:r>
        <w:rPr>
          <w:rFonts w:ascii="Arial" w:eastAsia="Times New Roman" w:hAnsi="Arial" w:cs="Arial"/>
          <w:i/>
          <w:iCs/>
        </w:rPr>
        <w:t xml:space="preserve"> </w:t>
      </w:r>
      <w:r>
        <w:rPr>
          <w:rFonts w:ascii="Arial" w:eastAsia="Times New Roman" w:hAnsi="Arial" w:cs="Arial"/>
        </w:rPr>
        <w:t xml:space="preserve">est la moyenne arithmétique de </w:t>
      </w:r>
      <w:r>
        <w:rPr>
          <w:rFonts w:ascii="Arial" w:eastAsia="Times New Roman" w:hAnsi="Arial" w:cs="Arial"/>
          <w:i/>
          <w:iCs/>
        </w:rPr>
        <w:t>Y</w:t>
      </w:r>
      <w:r>
        <w:rPr>
          <w:rFonts w:ascii="Arial" w:eastAsia="Times New Roman" w:hAnsi="Arial" w:cs="Arial"/>
        </w:rPr>
        <w:t xml:space="preserve">, </w:t>
      </w:r>
      <m:oMath>
        <m:r>
          <w:rPr>
            <w:rFonts w:ascii="Cambria Math" w:eastAsia="Times New Roman" w:hAnsi="Cambria Math" w:cs="Arial"/>
          </w:rPr>
          <m:t>θ</m:t>
        </m:r>
      </m:oMath>
      <w:r>
        <w:rPr>
          <w:rFonts w:ascii="Arial" w:eastAsia="Times New Roman" w:hAnsi="Arial" w:cs="Arial"/>
          <w:i/>
          <w:iCs/>
        </w:rPr>
        <w:t xml:space="preserve"> </w:t>
      </w:r>
      <w:r>
        <w:rPr>
          <w:rFonts w:ascii="Arial" w:eastAsia="Times New Roman" w:hAnsi="Arial" w:cs="Arial"/>
        </w:rPr>
        <w:t xml:space="preserve">est le paramètre de dispersion de la loi négative binomiale, </w:t>
      </w:r>
      <m:oMath>
        <m:r>
          <w:rPr>
            <w:rFonts w:ascii="Cambria Math" w:eastAsia="Times New Roman" w:hAnsi="Cambria Math" w:cs="Arial"/>
          </w:rPr>
          <m:t>α</m:t>
        </m:r>
      </m:oMath>
      <w:r>
        <w:rPr>
          <w:rFonts w:ascii="Arial" w:eastAsia="Times New Roman" w:hAnsi="Arial" w:cs="Arial"/>
          <w:i/>
          <w:iCs/>
        </w:rPr>
        <w:t xml:space="preserve"> </w:t>
      </w:r>
      <w:r>
        <w:rPr>
          <w:rFonts w:ascii="Arial" w:eastAsia="Times New Roman" w:hAnsi="Arial" w:cs="Arial"/>
        </w:rPr>
        <w:t xml:space="preserve">est « l’intercept » du modèle et où </w:t>
      </w:r>
      <m:oMath>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p</m:t>
            </m:r>
          </m:sub>
        </m:sSub>
      </m:oMath>
      <w:r w:rsidR="002C0D09">
        <w:rPr>
          <w:rFonts w:ascii="Arial" w:eastAsia="Times New Roman" w:hAnsi="Arial" w:cs="Arial"/>
        </w:rPr>
        <w:t xml:space="preserve"> </w:t>
      </w:r>
      <w:r>
        <w:rPr>
          <w:rFonts w:ascii="Arial" w:eastAsia="Times New Roman" w:hAnsi="Arial" w:cs="Arial"/>
        </w:rPr>
        <w:t xml:space="preserve">sont les fonctions de lissage non paramétriques des </w:t>
      </w:r>
      <w:r>
        <w:rPr>
          <w:rFonts w:ascii="Arial" w:eastAsia="Times New Roman" w:hAnsi="Arial" w:cs="Arial"/>
          <w:i/>
          <w:iCs/>
        </w:rPr>
        <w:t xml:space="preserve">p </w:t>
      </w:r>
      <w:r>
        <w:rPr>
          <w:rFonts w:ascii="Arial" w:eastAsia="Times New Roman" w:hAnsi="Arial" w:cs="Arial"/>
        </w:rPr>
        <w:t>covariables.</w:t>
      </w:r>
    </w:p>
    <w:p w14:paraId="6DF1BA0A" w14:textId="0BA9F7E9"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 xml:space="preserve">Comme </w:t>
      </w:r>
      <m:oMath>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p</m:t>
            </m:r>
          </m:sub>
        </m:sSub>
      </m:oMath>
      <w:r w:rsidR="002C0D09">
        <w:rPr>
          <w:rFonts w:ascii="Arial" w:eastAsia="Times New Roman" w:hAnsi="Arial" w:cs="Arial"/>
        </w:rPr>
        <w:t xml:space="preserve"> </w:t>
      </w:r>
      <w:r>
        <w:rPr>
          <w:rFonts w:ascii="Arial" w:eastAsia="Times New Roman" w:hAnsi="Arial" w:cs="Arial"/>
        </w:rPr>
        <w:t>sont des fonctions continue</w:t>
      </w:r>
      <w:r w:rsidRPr="002C0D09">
        <w:rPr>
          <w:rFonts w:ascii="Arial" w:eastAsia="Times New Roman" w:hAnsi="Arial" w:cs="Arial"/>
        </w:rPr>
        <w:t>s</w:t>
      </w:r>
      <w:r>
        <w:rPr>
          <w:rFonts w:ascii="Arial" w:eastAsia="Times New Roman" w:hAnsi="Arial" w:cs="Arial"/>
        </w:rPr>
        <w:t xml:space="preserve"> et définies par intervalles, les modèles additifs généralisés (GAMs) sont capables d’ajuster des relations fonctionnelles non linéaires et/ou cycliques entre variable réponse et variables explicatives. Il s’agit d’une propriété utile car l’hypothèse que les relations fonctionnelles sont linéaires (dans l’échelle de la fonction de lien) est une hypothèse très forte. Dans le contexte de Chirotech où la qualité des prédictions est très importante, les GAMs sont susceptibles d’améliorer significativement les performances.</w:t>
      </w:r>
    </w:p>
    <w:p w14:paraId="1F565423"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 xml:space="preserve">De plus, comme mentionné dans l’introduction il se pourrait que les relations qui existeraient entre les variables explicatives et le nombre de contacts défèrent d’une </w:t>
      </w:r>
      <w:r>
        <w:rPr>
          <w:rFonts w:ascii="Arial" w:eastAsia="Times New Roman" w:hAnsi="Arial" w:cs="Arial"/>
        </w:rPr>
        <w:lastRenderedPageBreak/>
        <w:t>espèce à l’autre. C’est pourquoi nous ferons des modèles additifs généralisés hiérarchiques (HGAM)  qui permettent d’inclure des fonctions de lissages spécifiques à chaque espèce lorsque cela est nécessaire</w:t>
      </w:r>
      <w:ins w:id="86" w:author="ylebras" w:date="2019-09-06T18:03:00Z">
        <w:r w:rsidRPr="002C0D09">
          <w:rPr>
            <w:rFonts w:ascii="Arial" w:eastAsia="Times New Roman" w:hAnsi="Arial" w:cs="Arial"/>
          </w:rPr>
          <w:t xml:space="preserve"> </w:t>
        </w:r>
      </w:ins>
      <w:r>
        <w:rPr>
          <w:rFonts w:ascii="Arial" w:eastAsia="Times New Roman" w:hAnsi="Arial" w:cs="Arial"/>
        </w:rPr>
        <w:fldChar w:fldCharType="begin"/>
      </w:r>
      <w:r>
        <w:rPr>
          <w:rFonts w:ascii="Arial" w:eastAsia="Times New Roman" w:hAnsi="Arial" w:cs="Arial"/>
        </w:rPr>
        <w:instrText xml:space="preserve"> ADDIN ZOTERO_ITEM CSL_CITATION {"citationID":"7587lqry","properties":{"formattedCitation":"(Pedersen et al. 2018)","plainCitation":"(Pedersen et al. 2018)","noteIndex":0},"citationItems":[{"id":102,"uris":["http://zotero.org/users/local/YDB3GLjc/items/TR6TK6VM"],"uri":["http://zotero.org/users/local/YDB3GLjc/items/TR6TK6VM"],"itemData":{"id":102,"type":"article-journal","title":"Hierarchical generalized additive models: an introduction with mgcv","source":"DataCite","abstract":"In this paper, we discuss an extension to two popular approaches to modelling complex structures in ecological data: the generalized additive model (GAM) and the hierarchical model (HGLM). The hierarchical GAM (HGAM), allows modelling of nonlinear functional relationships between covariates and outcomes where the shape of the function itself varies between different grouping levels. We describe the theoretical connection between these models, HGLMs and GAMs, explain how to model different assumptions about the degree of inter-group variability in functional response, and show how HGAMs can be readily fitted using existing GAM software, the mgcv package in R. We also discuss computational and statistical issues with fitting these models, and demonstrate how to fit HGAMs on example data.","URL":"https://peerj.com/preprints/27320","DOI":"10.7287/peerj.preprints.27320v1","title-short":"Hierarchical generalized additive models","author":[{"family":"Pedersen","given":"Eric J"},{"family":"Miller","given":"David L."},{"family":"Simpson","given":"Gavin L."},{"family":"Ross","given":"Noam"}],"issued":{"date-parts":[["2018"]],"season":"11"},"accessed":{"date-parts":[["2019",8,22]]}}}],"schema":"https://github.com/citation-style-language/schema/raw/master/csl-citation.json"} </w:instrText>
      </w:r>
      <w:r>
        <w:rPr>
          <w:rFonts w:ascii="Arial" w:eastAsia="Times New Roman" w:hAnsi="Arial" w:cs="Arial"/>
        </w:rPr>
        <w:fldChar w:fldCharType="separate"/>
      </w:r>
      <w:r>
        <w:rPr>
          <w:rFonts w:ascii="Arial" w:hAnsi="Arial" w:cs="Arial"/>
        </w:rPr>
        <w:t>(Pedersen et al. 2018)</w:t>
      </w:r>
      <w:r>
        <w:rPr>
          <w:rFonts w:ascii="Arial" w:eastAsia="Times New Roman" w:hAnsi="Arial" w:cs="Arial"/>
        </w:rPr>
        <w:fldChar w:fldCharType="end"/>
      </w:r>
      <w:r>
        <w:rPr>
          <w:rFonts w:ascii="Arial" w:eastAsia="Times New Roman" w:hAnsi="Arial" w:cs="Arial"/>
        </w:rPr>
        <w:t xml:space="preserve">. </w:t>
      </w:r>
    </w:p>
    <w:p w14:paraId="21675866" w14:textId="6917A53E"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 xml:space="preserve">La construction des fonctions de lissages spécifiques à chaque espèce se fait en tenant compte des différents types d’interactions qui pourraient exister entre l’espèce et les autres variables explicatives et est doté de </w:t>
      </w:r>
      <w:r w:rsidR="002C0D09" w:rsidRPr="002C0D09">
        <w:rPr>
          <w:rFonts w:ascii="Arial" w:eastAsia="Times New Roman" w:hAnsi="Arial" w:cs="Arial"/>
        </w:rPr>
        <w:t>trois</w:t>
      </w:r>
      <w:r>
        <w:rPr>
          <w:rFonts w:ascii="Arial" w:eastAsia="Times New Roman" w:hAnsi="Arial" w:cs="Arial"/>
        </w:rPr>
        <w:t xml:space="preserve"> grandes caractéristiques :</w:t>
      </w:r>
    </w:p>
    <w:p w14:paraId="14B7168D"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4EE8DC5D" w14:textId="466B6DE6"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 xml:space="preserve">1 – prise en compte d’une sous fonction commune à toutes les espèces à laquelle s’ajoute une sous fonction spécifique à chaque espèce. La sous fonction commune permet de modéliser la tendance globale toutes espèces confondues. Bien entendu elle, sera plus dépendante des espèces abondantes, mais elle permet d’avoir un point de référence pour les espèces les rares. </w:t>
      </w:r>
      <w:r w:rsidRPr="002C0D09">
        <w:rPr>
          <w:rFonts w:ascii="Arial" w:eastAsia="Times New Roman" w:hAnsi="Arial" w:cs="Arial"/>
        </w:rPr>
        <w:t>Cet effet «</w:t>
      </w:r>
      <w:r w:rsidR="000D405A">
        <w:rPr>
          <w:rFonts w:ascii="Arial" w:eastAsia="Times New Roman" w:hAnsi="Arial" w:cs="Arial"/>
        </w:rPr>
        <w:t xml:space="preserve"> </w:t>
      </w:r>
      <w:r w:rsidRPr="002C0D09">
        <w:rPr>
          <w:rFonts w:ascii="Arial" w:eastAsia="Times New Roman" w:hAnsi="Arial" w:cs="Arial"/>
        </w:rPr>
        <w:t>Shrinkage</w:t>
      </w:r>
      <w:r w:rsidR="000D405A">
        <w:rPr>
          <w:rFonts w:ascii="Arial" w:eastAsia="Times New Roman" w:hAnsi="Arial" w:cs="Arial"/>
        </w:rPr>
        <w:t xml:space="preserve"> </w:t>
      </w:r>
      <w:r w:rsidRPr="002C0D09">
        <w:rPr>
          <w:rFonts w:ascii="Arial" w:eastAsia="Times New Roman" w:hAnsi="Arial" w:cs="Arial"/>
        </w:rPr>
        <w:t xml:space="preserve">» </w:t>
      </w:r>
      <w:r>
        <w:rPr>
          <w:rFonts w:ascii="Arial" w:eastAsia="Times New Roman" w:hAnsi="Arial" w:cs="Arial"/>
        </w:rPr>
        <w:t>est très intéressant</w:t>
      </w:r>
      <w:r w:rsidRPr="002C0D09">
        <w:rPr>
          <w:rFonts w:ascii="Arial" w:eastAsia="Times New Roman" w:hAnsi="Arial" w:cs="Arial"/>
        </w:rPr>
        <w:t xml:space="preserve"> dans le cas présent. En effet, </w:t>
      </w:r>
      <w:r w:rsidR="000D405A">
        <w:rPr>
          <w:rFonts w:ascii="Arial" w:eastAsia="Times New Roman" w:hAnsi="Arial" w:cs="Arial"/>
        </w:rPr>
        <w:t>étant donné qu’</w:t>
      </w:r>
      <w:r>
        <w:rPr>
          <w:rFonts w:ascii="Arial" w:eastAsia="Times New Roman" w:hAnsi="Arial" w:cs="Arial"/>
        </w:rPr>
        <w:t>il n’a pas beaucoup d’observation pour les espèces rares, le</w:t>
      </w:r>
      <w:r w:rsidR="000D405A">
        <w:rPr>
          <w:rFonts w:ascii="Arial" w:eastAsia="Times New Roman" w:hAnsi="Arial" w:cs="Arial"/>
        </w:rPr>
        <w:t>ur</w:t>
      </w:r>
      <w:r>
        <w:rPr>
          <w:rFonts w:ascii="Arial" w:eastAsia="Times New Roman" w:hAnsi="Arial" w:cs="Arial"/>
        </w:rPr>
        <w:t>s fonctions de lissages spécifiques s</w:t>
      </w:r>
      <w:r w:rsidR="000D405A">
        <w:rPr>
          <w:rFonts w:ascii="Arial" w:eastAsia="Times New Roman" w:hAnsi="Arial" w:cs="Arial"/>
        </w:rPr>
        <w:t xml:space="preserve">eraient </w:t>
      </w:r>
      <w:r>
        <w:rPr>
          <w:rFonts w:ascii="Arial" w:eastAsia="Times New Roman" w:hAnsi="Arial" w:cs="Arial"/>
        </w:rPr>
        <w:t>moins stables</w:t>
      </w:r>
      <w:r w:rsidRPr="000D405A">
        <w:rPr>
          <w:rFonts w:ascii="Arial" w:eastAsia="Times New Roman" w:hAnsi="Arial" w:cs="Arial"/>
        </w:rPr>
        <w:t xml:space="preserve"> </w:t>
      </w:r>
      <w:r w:rsidR="000D405A">
        <w:rPr>
          <w:rFonts w:ascii="Arial" w:eastAsia="Times New Roman" w:hAnsi="Arial" w:cs="Arial"/>
        </w:rPr>
        <w:t xml:space="preserve">et peu réaliste sans le </w:t>
      </w:r>
      <w:r w:rsidR="000D405A" w:rsidRPr="002C0D09">
        <w:rPr>
          <w:rFonts w:ascii="Arial" w:eastAsia="Times New Roman" w:hAnsi="Arial" w:cs="Arial"/>
        </w:rPr>
        <w:t>«</w:t>
      </w:r>
      <w:r w:rsidR="000D405A">
        <w:rPr>
          <w:rFonts w:ascii="Arial" w:eastAsia="Times New Roman" w:hAnsi="Arial" w:cs="Arial"/>
        </w:rPr>
        <w:t xml:space="preserve"> </w:t>
      </w:r>
      <w:r w:rsidR="000D405A" w:rsidRPr="002C0D09">
        <w:rPr>
          <w:rFonts w:ascii="Arial" w:eastAsia="Times New Roman" w:hAnsi="Arial" w:cs="Arial"/>
        </w:rPr>
        <w:t>Shrinkage</w:t>
      </w:r>
      <w:r w:rsidR="000D405A">
        <w:rPr>
          <w:rFonts w:ascii="Arial" w:eastAsia="Times New Roman" w:hAnsi="Arial" w:cs="Arial"/>
        </w:rPr>
        <w:t xml:space="preserve"> </w:t>
      </w:r>
      <w:r w:rsidR="000D405A" w:rsidRPr="002C0D09">
        <w:rPr>
          <w:rFonts w:ascii="Arial" w:eastAsia="Times New Roman" w:hAnsi="Arial" w:cs="Arial"/>
        </w:rPr>
        <w:t>»</w:t>
      </w:r>
      <w:r>
        <w:rPr>
          <w:rFonts w:ascii="Arial" w:eastAsia="Times New Roman" w:hAnsi="Arial" w:cs="Arial"/>
        </w:rPr>
        <w:t>.</w:t>
      </w:r>
    </w:p>
    <w:p w14:paraId="565ABE04"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72387E4F"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2 – la forme de la sous fonction de lissage spécifique à chaque espèce :  par exemple polynôme de degré de 3.</w:t>
      </w:r>
    </w:p>
    <w:p w14:paraId="7C529B40"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081ADE83"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 xml:space="preserve">3 – Paramètre de lissage de la sous fonction de lissage spécifique à chaque espèce  </w:t>
      </w:r>
      <w:r>
        <w:rPr>
          <w:rFonts w:ascii="Arial" w:eastAsia="Times New Roman" w:hAnsi="Arial" w:cs="Arial"/>
        </w:rPr>
        <w:fldChar w:fldCharType="begin"/>
      </w:r>
      <w:r>
        <w:rPr>
          <w:rFonts w:ascii="Arial" w:eastAsia="Times New Roman" w:hAnsi="Arial" w:cs="Arial"/>
        </w:rPr>
        <w:instrText xml:space="preserve"> ADDIN ZOTERO_ITEM CSL_CITATION {"citationID":"8DnefGNO","properties":{"formattedCitation":"(Pedersen et al. 2018; Wood 2017)","plainCitation":"(Pedersen et al. 2018; Wood 2017)","dontUpdate":true,"noteIndex":0},"citationItems":[{"id":102,"uris":["http://zotero.org/users/local/YDB3GLjc/items/TR6TK6VM"],"uri":["http://zotero.org/users/local/YDB3GLjc/items/TR6TK6VM"],"itemData":{"id":102,"type":"article-journal","title":"Hierarchical generalized additive models: an introduction with mgcv","source":"DataCite","abstract":"In this paper, we discuss an extension to two popular approaches to modelling complex structures in ecological data: the generalized additive model (GAM) and the hierarchical model (HGLM). The hierarchical GAM (HGAM), allows modelling of nonlinear functional relationships between covariates and outcomes where the shape of the function itself varies between different grouping levels. We describe the theoretical connection between these models, HGLMs and GAMs, explain how to model different assumptions about the degree of inter-group variability in functional response, and show how HGAMs can be readily fitted using existing GAM software, the mgcv package in R. We also discuss computational and statistical issues with fitting these models, and demonstrate how to fit HGAMs on example data.","URL":"https://peerj.com/preprints/27320","DOI":"10.7287/peerj.preprints.27320v1","title-short":"Hierarchical generalized additive models","author":[{"family":"Pedersen","given":"Eric J"},{"family":"Miller","given":"David L."},{"family":"Simpson","given":"Gavin L."},{"family":"Ross","given":"Noam"}],"issued":{"date-parts":[["2018"]],"season":"11"},"accessed":{"date-parts":[["2019",8,22]]}}},{"id":126,"uris":["http://zotero.org/users/local/YDB3GLjc/items/QVSEDAJ5"],"uri":["http://zotero.org/users/local/YDB3GLjc/items/QVSEDAJ5"],"itemData":{"id":126,"type":"book","title":"Generalized additive models: an introduction with R","collection-title":"Chapman &amp; Hall/CRC texts in statistical science","publisher":"CRC Press/Taylor &amp; Francis Group","publisher-place":"Boca Raton","number-of-pages":"476","edition":"Second edition","source":"Library of Congress ISBN","event-place":"Boca Raton","ISBN":"978-1-4987-2833-1","call-number":"QA274.73 .W66 2017","title-short":"Generalized additive models","author":[{"family":"Wood","given":"Simon N."}],"issued":{"date-parts":[["2017"]]}}}],"schema":"https://github.com/citation-style-language/schema/raw/master/csl-citation.json"} </w:instrText>
      </w:r>
      <w:r>
        <w:rPr>
          <w:rFonts w:ascii="Arial" w:eastAsia="Times New Roman" w:hAnsi="Arial" w:cs="Arial"/>
        </w:rPr>
        <w:fldChar w:fldCharType="separate"/>
      </w:r>
      <w:r>
        <w:rPr>
          <w:rFonts w:ascii="Arial" w:hAnsi="Arial" w:cs="Arial"/>
        </w:rPr>
        <w:t>(Pedersen et al. 2018 ; Wood 2017)</w:t>
      </w:r>
      <w:r>
        <w:rPr>
          <w:rFonts w:ascii="Arial" w:eastAsia="Times New Roman" w:hAnsi="Arial" w:cs="Arial"/>
        </w:rPr>
        <w:fldChar w:fldCharType="end"/>
      </w:r>
      <w:r>
        <w:rPr>
          <w:rFonts w:ascii="Arial" w:eastAsia="Times New Roman" w:hAnsi="Arial" w:cs="Arial"/>
        </w:rPr>
        <w:t>.</w:t>
      </w:r>
    </w:p>
    <w:p w14:paraId="09D70F99"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1A7E296A" w14:textId="77777777" w:rsidR="006A1AA6" w:rsidRDefault="000A249A">
      <w:pPr>
        <w:widowControl/>
        <w:suppressAutoHyphens w:val="0"/>
        <w:autoSpaceDE w:val="0"/>
        <w:autoSpaceDN w:val="0"/>
        <w:adjustRightInd w:val="0"/>
        <w:spacing w:after="0" w:line="240" w:lineRule="auto"/>
        <w:rPr>
          <w:ins w:id="87" w:author="ylebras" w:date="2019-09-06T18:09:00Z"/>
          <w:rFonts w:ascii="Arial" w:hAnsi="Arial" w:cs="Arial"/>
        </w:rPr>
      </w:pPr>
      <w:r>
        <w:rPr>
          <w:rFonts w:ascii="Arial" w:hAnsi="Arial" w:cs="Arial"/>
          <w:noProof/>
        </w:rPr>
        <w:drawing>
          <wp:inline distT="0" distB="0" distL="0" distR="0" wp14:anchorId="2B8009BA" wp14:editId="6A01EEBF">
            <wp:extent cx="5494020" cy="17907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28"/>
                    <a:srcRect l="4629" b="31253"/>
                    <a:stretch>
                      <a:fillRect/>
                    </a:stretch>
                  </pic:blipFill>
                  <pic:spPr>
                    <a:xfrm>
                      <a:off x="0" y="0"/>
                      <a:ext cx="5494020" cy="1790700"/>
                    </a:xfrm>
                    <a:prstGeom prst="rect">
                      <a:avLst/>
                    </a:prstGeom>
                    <a:ln>
                      <a:noFill/>
                    </a:ln>
                  </pic:spPr>
                </pic:pic>
              </a:graphicData>
            </a:graphic>
          </wp:inline>
        </w:drawing>
      </w:r>
    </w:p>
    <w:p w14:paraId="75079043" w14:textId="4615ED3A" w:rsidR="006A1AA6" w:rsidRDefault="000A249A">
      <w:pPr>
        <w:widowControl/>
        <w:suppressAutoHyphens w:val="0"/>
        <w:autoSpaceDE w:val="0"/>
        <w:autoSpaceDN w:val="0"/>
        <w:adjustRightInd w:val="0"/>
        <w:spacing w:after="0" w:line="240" w:lineRule="auto"/>
        <w:rPr>
          <w:rFonts w:ascii="Arial" w:eastAsia="Times New Roman" w:hAnsi="Arial" w:cs="Arial"/>
        </w:rPr>
      </w:pPr>
      <w:bookmarkStart w:id="88" w:name="_Toc18874320"/>
      <w:r>
        <w:rPr>
          <w:rFonts w:ascii="Arial" w:hAnsi="Arial" w:cs="Arial"/>
          <w:i/>
          <w:iCs/>
        </w:rPr>
        <w:t xml:space="preserve">Figure </w:t>
      </w:r>
      <w:r>
        <w:rPr>
          <w:rFonts w:ascii="Arial" w:hAnsi="Arial" w:cs="Arial"/>
          <w:i/>
          <w:iCs/>
        </w:rPr>
        <w:fldChar w:fldCharType="begin"/>
      </w:r>
      <w:r>
        <w:rPr>
          <w:rFonts w:ascii="Arial" w:hAnsi="Arial" w:cs="Arial"/>
          <w:i/>
          <w:iCs/>
        </w:rPr>
        <w:instrText xml:space="preserve"> SEQ Figure \* ARABIC </w:instrText>
      </w:r>
      <w:r>
        <w:rPr>
          <w:rFonts w:ascii="Arial" w:hAnsi="Arial" w:cs="Arial"/>
          <w:i/>
          <w:iCs/>
        </w:rPr>
        <w:fldChar w:fldCharType="separate"/>
      </w:r>
      <w:r w:rsidR="00326AA6">
        <w:rPr>
          <w:rFonts w:ascii="Arial" w:hAnsi="Arial" w:cs="Arial"/>
          <w:i/>
          <w:iCs/>
          <w:noProof/>
        </w:rPr>
        <w:t>8</w:t>
      </w:r>
      <w:r>
        <w:rPr>
          <w:rFonts w:ascii="Arial" w:hAnsi="Arial" w:cs="Arial"/>
          <w:i/>
          <w:iCs/>
        </w:rPr>
        <w:fldChar w:fldCharType="end"/>
      </w:r>
      <w:r>
        <w:rPr>
          <w:rFonts w:ascii="Arial" w:hAnsi="Arial" w:cs="Arial"/>
          <w:i/>
          <w:iCs/>
        </w:rPr>
        <w:t>: effet du choix du paramètre de lissage (λ)</w:t>
      </w:r>
      <w:r w:rsidRPr="000D405A">
        <w:rPr>
          <w:rFonts w:ascii="Arial" w:hAnsi="Arial" w:cs="Arial"/>
          <w:i/>
          <w:iCs/>
        </w:rPr>
        <w:t xml:space="preserve"> et courbe rouge</w:t>
      </w:r>
      <w:r>
        <w:rPr>
          <w:rFonts w:ascii="Arial" w:hAnsi="Arial" w:cs="Arial"/>
          <w:i/>
          <w:iCs/>
        </w:rPr>
        <w:t xml:space="preserve"> sur la forme de la fonction de lissage. A gauche : λ est estimer avec REML (maximum de vraisemblance restreint</w:t>
      </w:r>
      <w:r>
        <w:rPr>
          <w:rFonts w:ascii="Arial" w:hAnsi="Arial" w:cs="Arial"/>
          <w:i/>
          <w:iCs/>
          <w:sz w:val="17"/>
          <w:szCs w:val="17"/>
        </w:rPr>
        <w:t>)</w:t>
      </w:r>
      <w:r>
        <w:rPr>
          <w:rFonts w:ascii="Arial" w:hAnsi="Arial" w:cs="Arial"/>
          <w:i/>
          <w:iCs/>
        </w:rPr>
        <w:t xml:space="preserve">; milieu: λ= 0 (pas de lissage); à droite: λ = valeur très grande </w:t>
      </w:r>
      <w:r>
        <w:rPr>
          <w:rFonts w:ascii="Arial" w:hAnsi="Arial" w:cs="Arial"/>
          <w:i/>
          <w:iCs/>
        </w:rPr>
        <w:fldChar w:fldCharType="begin"/>
      </w:r>
      <w:r>
        <w:rPr>
          <w:rFonts w:ascii="Arial" w:hAnsi="Arial" w:cs="Arial"/>
          <w:i/>
          <w:iCs/>
        </w:rPr>
        <w:instrText xml:space="preserve"> ADDIN ZOTERO_ITEM CSL_CITATION {"citationID":"zUCGfqvP","properties":{"formattedCitation":"(Pedersen et al. 2018; Wood 2017)","plainCitation":"(Pedersen et al. 2018; Wood 2017)","dontUpdate":true,"noteIndex":0},"citationItems":[{"id":102,"uris":["http://zotero.org/users/local/YDB3GLjc/items/TR6TK6VM"],"uri":["http://zotero.org/users/local/YDB3GLjc/items/TR6TK6VM"],"itemData":{"id":102,"type":"article-journal","title":"Hierarchical generalized additive models: an introduction with mgcv","source":"DataCite","abstract":"In this paper, we discuss an extension to two popular approaches to modelling complex structures in ecological data: the generalized additive model (GAM) and the hierarchical model (HGLM). The hierarchical GAM (HGAM), allows modelling of nonlinear functional relationships between covariates and outcomes where the shape of the function itself varies between different grouping levels. We describe the theoretical connection between these models, HGLMs and GAMs, explain how to model different assumptions about the degree of inter-group variability in functional response, and show how HGAMs can be readily fitted using existing GAM software, the mgcv package in R. We also discuss computational and statistical issues with fitting these models, and demonstrate how to fit HGAMs on example data.","URL":"https://peerj.com/preprints/27320","DOI":"10.7287/peerj.preprints.27320v1","title-short":"Hierarchical generalized additive models","author":[{"family":"Pedersen","given":"Eric J"},{"family":"Miller","given":"David L."},{"family":"Simpson","given":"Gavin L."},{"family":"Ross","given":"Noam"}],"issued":{"date-parts":[["2018"]],"season":"11"},"accessed":{"date-parts":[["2019",8,22]]}}},{"id":126,"uris":["http://zotero.org/users/local/YDB3GLjc/items/QVSEDAJ5"],"uri":["http://zotero.org/users/local/YDB3GLjc/items/QVSEDAJ5"],"itemData":{"id":126,"type":"book","title":"Generalized additive models: an introduction with R","collection-title":"Chapman &amp; Hall/CRC texts in statistical science","publisher":"CRC Press/Taylor &amp; Francis Group","publisher-place":"Boca Raton","number-of-pages":"476","edition":"Second edition","source":"Library of Congress ISBN","event-place":"Boca Raton","ISBN":"978-1-4987-2833-1","call-number":"QA274.73 .W66 2017","title-short":"Generalized additive models","author":[{"family":"Wood","given":"Simon N."}],"issued":{"date-parts":[["2017"]]}}}],"schema":"https://github.com/citation-style-language/schema/raw/master/csl-citation.json"} </w:instrText>
      </w:r>
      <w:r>
        <w:rPr>
          <w:rFonts w:ascii="Arial" w:hAnsi="Arial" w:cs="Arial"/>
          <w:i/>
          <w:iCs/>
        </w:rPr>
        <w:fldChar w:fldCharType="separate"/>
      </w:r>
      <w:r>
        <w:rPr>
          <w:rFonts w:ascii="Arial" w:hAnsi="Arial" w:cs="Arial"/>
          <w:i/>
          <w:iCs/>
        </w:rPr>
        <w:t>(Pedersen et al. 2018)</w:t>
      </w:r>
      <w:bookmarkEnd w:id="88"/>
      <w:r>
        <w:rPr>
          <w:rFonts w:ascii="Arial" w:hAnsi="Arial" w:cs="Arial"/>
          <w:i/>
          <w:iCs/>
        </w:rPr>
        <w:fldChar w:fldCharType="end"/>
      </w:r>
      <w:r>
        <w:rPr>
          <w:rFonts w:ascii="Arial" w:hAnsi="Arial" w:cs="Arial"/>
        </w:rPr>
        <w:t> </w:t>
      </w:r>
    </w:p>
    <w:p w14:paraId="3E36427E"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42A1A1D5" w14:textId="2DEC38D8"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 xml:space="preserve">La combinaison de ces trois caractéristiques permet de définir les </w:t>
      </w:r>
      <w:r w:rsidR="00CE5D4F" w:rsidRPr="000D405A">
        <w:rPr>
          <w:rFonts w:ascii="Arial" w:eastAsia="Times New Roman" w:hAnsi="Arial" w:cs="Arial"/>
        </w:rPr>
        <w:t>quatre</w:t>
      </w:r>
      <w:r>
        <w:rPr>
          <w:rFonts w:ascii="Arial" w:eastAsia="Times New Roman" w:hAnsi="Arial" w:cs="Arial"/>
        </w:rPr>
        <w:t xml:space="preserve"> types d’interaction suivants :</w:t>
      </w:r>
    </w:p>
    <w:p w14:paraId="4DCA3BD9"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6266DB02" w14:textId="77777777" w:rsidR="006A1AA6" w:rsidRDefault="000A249A">
      <w:pPr>
        <w:pStyle w:val="Paragraphedeliste"/>
        <w:widowControl/>
        <w:numPr>
          <w:ilvl w:val="0"/>
          <w:numId w:val="13"/>
        </w:numPr>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Présence d’une tendance commune à toutes les espèces : dans ces cas de figure on observe une tendance commune qui est plus ou moins accentuée en fonction de l’espèce</w:t>
      </w:r>
    </w:p>
    <w:p w14:paraId="1EECBA23"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7AADA575"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b/>
          <w:bCs/>
        </w:rPr>
        <w:t>Interaction 1</w:t>
      </w:r>
      <w:r>
        <w:rPr>
          <w:rFonts w:ascii="Arial" w:eastAsia="Times New Roman" w:hAnsi="Arial" w:cs="Arial"/>
        </w:rPr>
        <w:t xml:space="preserve"> : fonction de lissage commune à toutes les espèces + fonction spécifique à chaque espèce avec </w:t>
      </w:r>
      <w:r>
        <w:rPr>
          <w:rFonts w:ascii="Arial" w:eastAsia="Times New Roman" w:hAnsi="Arial" w:cs="Arial"/>
          <w:b/>
          <w:bCs/>
        </w:rPr>
        <w:t>un paramètre de lissage commun</w:t>
      </w:r>
      <w:r>
        <w:rPr>
          <w:rFonts w:ascii="Arial" w:eastAsia="Times New Roman" w:hAnsi="Arial" w:cs="Arial"/>
        </w:rPr>
        <w:t xml:space="preserve"> </w:t>
      </w:r>
    </w:p>
    <w:p w14:paraId="72B1640D"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1A582BF4"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b/>
          <w:bCs/>
        </w:rPr>
        <w:lastRenderedPageBreak/>
        <w:t>Interaction 2</w:t>
      </w:r>
      <w:r>
        <w:rPr>
          <w:rFonts w:ascii="Arial" w:eastAsia="Times New Roman" w:hAnsi="Arial" w:cs="Arial"/>
        </w:rPr>
        <w:t xml:space="preserve"> : fonction de lissage global commune à toutes les espèces + fonction spécifique à chaque espèce avec </w:t>
      </w:r>
      <w:r>
        <w:rPr>
          <w:rFonts w:ascii="Arial" w:eastAsia="Times New Roman" w:hAnsi="Arial" w:cs="Arial"/>
          <w:b/>
          <w:bCs/>
        </w:rPr>
        <w:t>un paramètre de lissage spécifique à chaque espèce</w:t>
      </w:r>
      <w:r>
        <w:rPr>
          <w:rFonts w:ascii="Arial" w:eastAsia="Times New Roman" w:hAnsi="Arial" w:cs="Arial"/>
        </w:rPr>
        <w:t xml:space="preserve"> </w:t>
      </w:r>
    </w:p>
    <w:p w14:paraId="439AF267"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2A522D30" w14:textId="77777777" w:rsidR="006A1AA6" w:rsidRDefault="000A249A">
      <w:pPr>
        <w:pStyle w:val="Paragraphedeliste"/>
        <w:widowControl/>
        <w:numPr>
          <w:ilvl w:val="0"/>
          <w:numId w:val="13"/>
        </w:numPr>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Pas de tendance globale pour toutes les espèces mais uniquement une fonction de lissage spécifique à chaque espèce</w:t>
      </w:r>
    </w:p>
    <w:p w14:paraId="2D9C6720"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642D048C"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b/>
          <w:bCs/>
        </w:rPr>
        <w:t>Interaction 3</w:t>
      </w:r>
      <w:r>
        <w:rPr>
          <w:rFonts w:ascii="Arial" w:eastAsia="Times New Roman" w:hAnsi="Arial" w:cs="Arial"/>
        </w:rPr>
        <w:t xml:space="preserve"> : fonction de lissage spécifique à chaque espèce avec </w:t>
      </w:r>
      <w:r>
        <w:rPr>
          <w:rFonts w:ascii="Arial" w:eastAsia="Times New Roman" w:hAnsi="Arial" w:cs="Arial"/>
          <w:b/>
          <w:bCs/>
        </w:rPr>
        <w:t>un paramètre de lissage commun à toutes les espèces</w:t>
      </w:r>
      <w:r>
        <w:rPr>
          <w:rFonts w:ascii="Arial" w:eastAsia="Times New Roman" w:hAnsi="Arial" w:cs="Arial"/>
        </w:rPr>
        <w:t>.</w:t>
      </w:r>
    </w:p>
    <w:p w14:paraId="2E146B77"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606B90B1" w14:textId="50AFC5F1"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b/>
          <w:bCs/>
        </w:rPr>
        <w:t>Interaction 4</w:t>
      </w:r>
      <w:r>
        <w:rPr>
          <w:rFonts w:ascii="Arial" w:eastAsia="Times New Roman" w:hAnsi="Arial" w:cs="Arial"/>
        </w:rPr>
        <w:t xml:space="preserve"> : fonction de lissage spécifique à chaque espèce avec </w:t>
      </w:r>
      <w:r>
        <w:rPr>
          <w:rFonts w:ascii="Arial" w:eastAsia="Times New Roman" w:hAnsi="Arial" w:cs="Arial"/>
          <w:b/>
          <w:bCs/>
        </w:rPr>
        <w:t>un paramètre de lissage spécifique à chaque espèce</w:t>
      </w:r>
      <w:r>
        <w:rPr>
          <w:rFonts w:ascii="Arial" w:eastAsia="Times New Roman" w:hAnsi="Arial" w:cs="Arial"/>
        </w:rPr>
        <w:t>.</w:t>
      </w:r>
    </w:p>
    <w:p w14:paraId="02498AF1" w14:textId="473887AD" w:rsidR="006F2E33" w:rsidRDefault="006F2E33">
      <w:pPr>
        <w:widowControl/>
        <w:suppressAutoHyphens w:val="0"/>
        <w:autoSpaceDE w:val="0"/>
        <w:autoSpaceDN w:val="0"/>
        <w:adjustRightInd w:val="0"/>
        <w:spacing w:after="0" w:line="240" w:lineRule="auto"/>
        <w:rPr>
          <w:rFonts w:ascii="Arial" w:eastAsia="Times New Roman" w:hAnsi="Arial" w:cs="Arial"/>
        </w:rPr>
      </w:pPr>
    </w:p>
    <w:p w14:paraId="5E08C581" w14:textId="77777777" w:rsidR="006F2E33" w:rsidRDefault="006F2E33" w:rsidP="006F2E33">
      <w:pPr>
        <w:keepNext/>
        <w:widowControl/>
        <w:suppressAutoHyphens w:val="0"/>
        <w:autoSpaceDE w:val="0"/>
        <w:autoSpaceDN w:val="0"/>
        <w:adjustRightInd w:val="0"/>
        <w:spacing w:after="0" w:line="240" w:lineRule="auto"/>
      </w:pPr>
      <w:r>
        <w:rPr>
          <w:noProof/>
        </w:rPr>
        <w:drawing>
          <wp:inline distT="0" distB="0" distL="0" distR="0" wp14:anchorId="3E2063E6" wp14:editId="2FB1F9BD">
            <wp:extent cx="4267200" cy="470275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2624"/>
                    <a:stretch/>
                  </pic:blipFill>
                  <pic:spPr bwMode="auto">
                    <a:xfrm>
                      <a:off x="0" y="0"/>
                      <a:ext cx="4283496" cy="4720714"/>
                    </a:xfrm>
                    <a:prstGeom prst="rect">
                      <a:avLst/>
                    </a:prstGeom>
                    <a:ln>
                      <a:noFill/>
                    </a:ln>
                    <a:extLst>
                      <a:ext uri="{53640926-AAD7-44D8-BBD7-CCE9431645EC}">
                        <a14:shadowObscured xmlns:a14="http://schemas.microsoft.com/office/drawing/2010/main"/>
                      </a:ext>
                    </a:extLst>
                  </pic:spPr>
                </pic:pic>
              </a:graphicData>
            </a:graphic>
          </wp:inline>
        </w:drawing>
      </w:r>
    </w:p>
    <w:p w14:paraId="5EB9C373" w14:textId="6D8A3A56" w:rsidR="006F2E33" w:rsidRDefault="006F2E33" w:rsidP="006F2E33">
      <w:pPr>
        <w:pStyle w:val="Lgende"/>
        <w:rPr>
          <w:rFonts w:ascii="Arial" w:eastAsia="Times New Roman" w:hAnsi="Arial" w:cs="Arial"/>
        </w:rPr>
      </w:pPr>
      <w:bookmarkStart w:id="89" w:name="_Toc18874321"/>
      <w:r>
        <w:t xml:space="preserve">Figure </w:t>
      </w:r>
      <w:fldSimple w:instr=" SEQ Figure \* ARABIC ">
        <w:r w:rsidR="00326AA6">
          <w:rPr>
            <w:noProof/>
          </w:rPr>
          <w:t>9</w:t>
        </w:r>
      </w:fldSimple>
      <w:r>
        <w:t xml:space="preserve">: Types alternatifs de variation fonctionnelle f (x) pouvant être ajustées avec les HGAM. La ligne en pointillée </w:t>
      </w:r>
      <w:r w:rsidR="007B0CC5">
        <w:t>indique la tendance globale et chaque ligne continue indique une fonction spécifique à chaque espèce. Modèle 2 correspond à l’interaction 1 ; Modèle 3 correspond à l’interaction 2 ; Modèle 4 correspond à l’interaction 3 ; Modèle 5 correspond à l’interaction 4.</w:t>
      </w:r>
      <w:bookmarkEnd w:id="89"/>
    </w:p>
    <w:p w14:paraId="0156A0A1" w14:textId="735D039F" w:rsidR="00CE5D4F" w:rsidRDefault="00CE5D4F">
      <w:pPr>
        <w:widowControl/>
        <w:suppressAutoHyphens w:val="0"/>
        <w:autoSpaceDE w:val="0"/>
        <w:autoSpaceDN w:val="0"/>
        <w:adjustRightInd w:val="0"/>
        <w:spacing w:after="0" w:line="240" w:lineRule="auto"/>
        <w:rPr>
          <w:rFonts w:ascii="Arial" w:eastAsia="Times New Roman" w:hAnsi="Arial" w:cs="Arial"/>
        </w:rPr>
      </w:pPr>
    </w:p>
    <w:p w14:paraId="5260E160" w14:textId="77777777" w:rsidR="00CE5D4F" w:rsidRDefault="00CE5D4F">
      <w:pPr>
        <w:widowControl/>
        <w:suppressAutoHyphens w:val="0"/>
        <w:autoSpaceDE w:val="0"/>
        <w:autoSpaceDN w:val="0"/>
        <w:adjustRightInd w:val="0"/>
        <w:spacing w:after="0" w:line="240" w:lineRule="auto"/>
        <w:rPr>
          <w:rFonts w:ascii="Arial" w:eastAsia="Times New Roman" w:hAnsi="Arial" w:cs="Arial"/>
        </w:rPr>
      </w:pPr>
    </w:p>
    <w:p w14:paraId="5F38DD2E" w14:textId="77777777" w:rsidR="006A1AA6" w:rsidRDefault="000A249A">
      <w:pPr>
        <w:pStyle w:val="Titre1"/>
        <w:widowControl/>
        <w:numPr>
          <w:ilvl w:val="2"/>
          <w:numId w:val="1"/>
        </w:numPr>
        <w:suppressAutoHyphens w:val="0"/>
        <w:autoSpaceDE w:val="0"/>
        <w:autoSpaceDN w:val="0"/>
        <w:adjustRightInd w:val="0"/>
        <w:spacing w:after="0" w:line="240" w:lineRule="auto"/>
        <w:rPr>
          <w:rFonts w:cs="Arial"/>
        </w:rPr>
      </w:pPr>
      <w:bookmarkStart w:id="90" w:name="_Toc18874376"/>
      <w:r>
        <w:rPr>
          <w:rFonts w:cs="Arial"/>
        </w:rPr>
        <w:lastRenderedPageBreak/>
        <w:t>Les familles de distribution</w:t>
      </w:r>
      <w:bookmarkEnd w:id="90"/>
    </w:p>
    <w:p w14:paraId="238A090D" w14:textId="77777777" w:rsidR="006A1AA6" w:rsidRDefault="006A1AA6">
      <w:pPr>
        <w:pStyle w:val="Default"/>
        <w:jc w:val="both"/>
        <w:rPr>
          <w:rFonts w:ascii="Arial" w:hAnsi="Arial" w:cs="Arial"/>
        </w:rPr>
      </w:pPr>
    </w:p>
    <w:p w14:paraId="0189FB50" w14:textId="69021ACD" w:rsidR="006A1AA6" w:rsidRDefault="000A249A">
      <w:pPr>
        <w:pStyle w:val="Default"/>
        <w:jc w:val="both"/>
        <w:rPr>
          <w:rFonts w:ascii="Arial" w:hAnsi="Arial" w:cs="Arial"/>
        </w:rPr>
      </w:pPr>
      <w:r>
        <w:rPr>
          <w:rFonts w:ascii="Arial" w:hAnsi="Arial" w:cs="Arial"/>
        </w:rPr>
        <w:t xml:space="preserve">Le nombre de contacts (k) </w:t>
      </w:r>
      <w:r w:rsidRPr="000D405A">
        <w:rPr>
          <w:rFonts w:ascii="Arial" w:hAnsi="Arial" w:cs="Arial"/>
        </w:rPr>
        <w:t>est une variable de comptage c’est à dire</w:t>
      </w:r>
      <w:r>
        <w:rPr>
          <w:rFonts w:ascii="Arial" w:hAnsi="Arial" w:cs="Arial"/>
        </w:rPr>
        <w:t xml:space="preserve"> une variable aléatoire </w:t>
      </w:r>
      <w:r w:rsidRPr="000D405A">
        <w:rPr>
          <w:rFonts w:ascii="Arial" w:hAnsi="Arial" w:cs="Arial"/>
        </w:rPr>
        <w:t>à</w:t>
      </w:r>
      <w:r>
        <w:rPr>
          <w:rFonts w:ascii="Arial" w:hAnsi="Arial" w:cs="Arial"/>
        </w:rPr>
        <w:t xml:space="preserve"> valeur</w:t>
      </w:r>
      <w:r w:rsidRPr="000D405A">
        <w:rPr>
          <w:rFonts w:ascii="Arial" w:hAnsi="Arial" w:cs="Arial"/>
        </w:rPr>
        <w:t>s</w:t>
      </w:r>
      <w:r>
        <w:rPr>
          <w:rFonts w:ascii="Arial" w:hAnsi="Arial" w:cs="Arial"/>
        </w:rPr>
        <w:t xml:space="preserve"> discrète</w:t>
      </w:r>
      <w:r w:rsidRPr="000D405A">
        <w:rPr>
          <w:rFonts w:ascii="Arial" w:hAnsi="Arial" w:cs="Arial"/>
        </w:rPr>
        <w:t>s</w:t>
      </w:r>
      <w:r>
        <w:rPr>
          <w:rFonts w:ascii="Arial" w:hAnsi="Arial" w:cs="Arial"/>
        </w:rPr>
        <w:t xml:space="preserve"> et positive</w:t>
      </w:r>
      <w:r w:rsidRPr="000D405A">
        <w:rPr>
          <w:rFonts w:ascii="Arial" w:hAnsi="Arial" w:cs="Arial"/>
        </w:rPr>
        <w:t>s</w:t>
      </w:r>
      <w:r>
        <w:rPr>
          <w:rFonts w:ascii="Arial" w:hAnsi="Arial" w:cs="Arial"/>
        </w:rPr>
        <w:t xml:space="preserve"> c’est-à-dire : </w:t>
      </w:r>
      <m:oMath>
        <m:r>
          <m:rPr>
            <m:sty m:val="p"/>
          </m:rPr>
          <w:rPr>
            <w:rFonts w:ascii="Cambria Math" w:hAnsi="Cambria Math" w:cs="Arial"/>
          </w:rPr>
          <m:t>k ϵ</m:t>
        </m:r>
        <m:r>
          <m:rPr>
            <m:sty m:val="p"/>
          </m:rPr>
          <w:rPr>
            <w:rFonts w:ascii="Cambria Math" w:hAnsi="Arial" w:cs="Arial"/>
          </w:rPr>
          <m:t xml:space="preserve"> </m:t>
        </m:r>
        <m:d>
          <m:dPr>
            <m:begChr m:val="⟦"/>
            <m:endChr m:val="⟧"/>
            <m:ctrlPr>
              <w:rPr>
                <w:rFonts w:ascii="Cambria Math" w:hAnsi="Cambria Math" w:cs="Arial"/>
                <w:i/>
              </w:rPr>
            </m:ctrlPr>
          </m:dPr>
          <m:e>
            <m:r>
              <w:rPr>
                <w:rFonts w:ascii="Cambria Math" w:hAnsi="Cambria Math" w:cs="Arial"/>
              </w:rPr>
              <m:t>0, +∞</m:t>
            </m:r>
          </m:e>
        </m:d>
      </m:oMath>
      <w:r>
        <w:rPr>
          <w:rFonts w:ascii="Arial" w:hAnsi="Arial" w:cs="Arial"/>
        </w:rPr>
        <w:t xml:space="preserve">. Par conséquent, elle peut suivre </w:t>
      </w:r>
      <w:r w:rsidRPr="00267A7D">
        <w:rPr>
          <w:rFonts w:ascii="Arial" w:hAnsi="Arial" w:cs="Arial"/>
        </w:rPr>
        <w:t xml:space="preserve">notamment </w:t>
      </w:r>
      <w:r>
        <w:rPr>
          <w:rFonts w:ascii="Arial" w:hAnsi="Arial" w:cs="Arial"/>
        </w:rPr>
        <w:t>une loi de poisson, ou une négative binomiale</w:t>
      </w:r>
      <w:r w:rsidRPr="00267A7D">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{"citationID":"Sw8RFHy4","properties":{"formattedCitation":"(Cameron et Trivedi 1986)","plainCitation":"(Cameron et Trivedi 1986)","noteIndex":0},"citationItems":[{"id":131,"uris":["http://zotero.org/users/local/YDB3GLjc/items/9X2IDQYJ"],"uri":["http://zotero.org/users/local/YDB3GLjc/items/9X2IDQYJ"],"itemData":{"id":131,"type":"article-journal","title":"Econometric models based on count data. Comparisons and applications of some estimators and tests","container-title":"Journal of Applied Econometrics","page":"29-53","volume":"1","issue":"1","source":"Crossref","DOI":"10.1002/jae.3950010104","ISSN":"0883-7252, 1099-1255","language":"en","author":[{"family":"Cameron","given":"A. Colin"},{"family":"Trivedi","given":"Pravin K."}],"issued":{"date-parts":[["1986",1]]}}}],"schema":"https://github.com/citation-style-language/schema/raw/master/csl-citation.json"} </w:instrText>
      </w:r>
      <w:r>
        <w:rPr>
          <w:rFonts w:ascii="Arial" w:hAnsi="Arial" w:cs="Arial"/>
        </w:rPr>
        <w:fldChar w:fldCharType="separate"/>
      </w:r>
      <w:r>
        <w:rPr>
          <w:rFonts w:ascii="Arial" w:hAnsi="Arial" w:cs="Arial"/>
        </w:rPr>
        <w:t>(Cameron et Trivedi 1986)</w:t>
      </w:r>
      <w:r>
        <w:rPr>
          <w:rFonts w:ascii="Arial" w:hAnsi="Arial" w:cs="Arial"/>
        </w:rPr>
        <w:fldChar w:fldCharType="end"/>
      </w:r>
      <w:r>
        <w:rPr>
          <w:rFonts w:ascii="Arial" w:hAnsi="Arial" w:cs="Arial"/>
        </w:rPr>
        <w:t xml:space="preserve">. </w:t>
      </w:r>
    </w:p>
    <w:p w14:paraId="6A633C00" w14:textId="32698467" w:rsidR="006A1AA6" w:rsidRDefault="000A249A">
      <w:pPr>
        <w:pStyle w:val="Default"/>
        <w:jc w:val="both"/>
        <w:rPr>
          <w:rFonts w:ascii="Arial" w:hAnsi="Arial" w:cs="Arial"/>
        </w:rPr>
      </w:pPr>
      <w:r w:rsidRPr="00267A7D">
        <w:rPr>
          <w:rFonts w:ascii="Arial" w:hAnsi="Arial" w:cs="Arial"/>
        </w:rPr>
        <w:t>I</w:t>
      </w:r>
      <w:r>
        <w:rPr>
          <w:rFonts w:ascii="Arial" w:hAnsi="Arial" w:cs="Arial"/>
        </w:rPr>
        <w:t xml:space="preserve">l est commun que les données environnementales soient composées de </w:t>
      </w:r>
      <w:r w:rsidRPr="00267A7D">
        <w:rPr>
          <w:rFonts w:ascii="Arial" w:hAnsi="Arial" w:cs="Arial"/>
        </w:rPr>
        <w:t>deux</w:t>
      </w:r>
      <w:r>
        <w:rPr>
          <w:rFonts w:ascii="Arial" w:hAnsi="Arial" w:cs="Arial"/>
        </w:rPr>
        <w:t xml:space="preserve"> composantes distinct</w:t>
      </w:r>
      <w:r w:rsidRPr="00267A7D">
        <w:rPr>
          <w:rFonts w:ascii="Arial" w:hAnsi="Arial" w:cs="Arial"/>
        </w:rPr>
        <w:t>e</w:t>
      </w:r>
      <w:r>
        <w:rPr>
          <w:rFonts w:ascii="Arial" w:hAnsi="Arial" w:cs="Arial"/>
        </w:rPr>
        <w:t>s </w:t>
      </w:r>
      <w:r>
        <w:rPr>
          <w:rFonts w:ascii="Arial" w:hAnsi="Arial" w:cs="Arial"/>
        </w:rPr>
        <w:fldChar w:fldCharType="begin"/>
      </w:r>
      <w:r>
        <w:rPr>
          <w:rFonts w:ascii="Arial" w:hAnsi="Arial" w:cs="Arial"/>
        </w:rPr>
        <w:instrText xml:space="preserve"> ADDIN ZOTERO_ITEM CSL_CITATION {"citationID":"s3oRcNAM","properties":{"formattedCitation":"(Swan 2006)","plainCitation":"(Swan 2006)","noteIndex":0},"citationItems":[{"id":134,"uris":["http://zotero.org/users/local/YDB3GLjc/items/34F6K3TN"],"uri":["http://zotero.org/users/local/YDB3GLjc/items/34F6K3TN"],"itemData":{"id":134,"type":"thesis","title":"Generalized estimating equations when the response variable has a Tweedie distribution: An application for multi-site rainfall modelling","publisher":"University of Southern Queensland","author":[{"family":"Swan","given":"Taryn"}],"issued":{"date-parts":[["2006"]]}}}],"schema":"https://github.com/citation-style-language/schema/raw/master/csl-citation.json"} </w:instrText>
      </w:r>
      <w:r>
        <w:rPr>
          <w:rFonts w:ascii="Arial" w:hAnsi="Arial" w:cs="Arial"/>
        </w:rPr>
        <w:fldChar w:fldCharType="separate"/>
      </w:r>
      <w:r>
        <w:rPr>
          <w:rFonts w:ascii="Arial" w:hAnsi="Arial" w:cs="Arial"/>
        </w:rPr>
        <w:t>(Swan 2006)</w:t>
      </w:r>
      <w:r>
        <w:rPr>
          <w:rFonts w:ascii="Arial" w:hAnsi="Arial" w:cs="Arial"/>
        </w:rPr>
        <w:fldChar w:fldCharType="end"/>
      </w:r>
      <w:r>
        <w:rPr>
          <w:rFonts w:ascii="Arial" w:hAnsi="Arial" w:cs="Arial"/>
        </w:rPr>
        <w:t xml:space="preserve">: </w:t>
      </w:r>
    </w:p>
    <w:p w14:paraId="7C01C348" w14:textId="77777777" w:rsidR="006A1AA6" w:rsidRDefault="000A249A">
      <w:pPr>
        <w:pStyle w:val="Default"/>
        <w:numPr>
          <w:ilvl w:val="0"/>
          <w:numId w:val="12"/>
        </w:numPr>
        <w:jc w:val="both"/>
        <w:rPr>
          <w:rFonts w:ascii="Arial" w:hAnsi="Arial" w:cs="Arial"/>
        </w:rPr>
      </w:pPr>
      <w:r>
        <w:rPr>
          <w:rFonts w:ascii="Arial" w:hAnsi="Arial" w:cs="Arial"/>
        </w:rPr>
        <w:t>Une composante égale à zéro : c’est-à-dire qu’on enregistre aucun contact</w:t>
      </w:r>
    </w:p>
    <w:p w14:paraId="6AADA7F3" w14:textId="33C7B35F" w:rsidR="006A1AA6" w:rsidRDefault="000A249A">
      <w:pPr>
        <w:pStyle w:val="Default"/>
        <w:numPr>
          <w:ilvl w:val="0"/>
          <w:numId w:val="12"/>
        </w:numPr>
        <w:jc w:val="both"/>
        <w:rPr>
          <w:rFonts w:ascii="Arial" w:hAnsi="Arial" w:cs="Arial"/>
        </w:rPr>
      </w:pPr>
      <w:r>
        <w:rPr>
          <w:rFonts w:ascii="Arial" w:hAnsi="Arial" w:cs="Arial"/>
        </w:rPr>
        <w:t>Et une composante discrète : c’est-à-dire qui prend des valeurs entières et positives</w:t>
      </w:r>
      <w:r w:rsidR="00267A7D">
        <w:rPr>
          <w:rFonts w:ascii="Arial" w:hAnsi="Arial" w:cs="Arial"/>
        </w:rPr>
        <w:t xml:space="preserve"> ou égale à 0.</w:t>
      </w:r>
      <w:r>
        <w:rPr>
          <w:rFonts w:ascii="Arial" w:hAnsi="Arial" w:cs="Arial"/>
        </w:rPr>
        <w:t xml:space="preserve"> </w:t>
      </w:r>
    </w:p>
    <w:p w14:paraId="6024705B" w14:textId="1C484C1A" w:rsidR="006A1AA6" w:rsidRDefault="000A249A">
      <w:pPr>
        <w:pStyle w:val="Default"/>
        <w:jc w:val="both"/>
        <w:rPr>
          <w:rFonts w:ascii="Arial" w:hAnsi="Arial" w:cs="Arial"/>
        </w:rPr>
      </w:pPr>
      <w:r>
        <w:rPr>
          <w:rFonts w:ascii="Arial" w:hAnsi="Arial" w:cs="Arial"/>
        </w:rPr>
        <w:t xml:space="preserve">L’idée que sous-tend cette approche est de modéliser dans un premier temps la probabilité d’avoir un contact puis ensuite, de modéliser le nombre de contact sachant qu’il suit soit une loi de poisson. Les familles de distribution Tweedie </w:t>
      </w:r>
      <w:r>
        <w:rPr>
          <w:rFonts w:ascii="Arial" w:hAnsi="Arial" w:cs="Arial"/>
        </w:rPr>
        <w:fldChar w:fldCharType="begin"/>
      </w:r>
      <w:r>
        <w:rPr>
          <w:rFonts w:ascii="Arial" w:hAnsi="Arial" w:cs="Arial"/>
        </w:rPr>
        <w:instrText xml:space="preserve"> ADDIN ZOTERO_ITEM CSL_CITATION {"citationID":"lqAdSbmB","properties":{"formattedCitation":"(Swan 2006)","plainCitation":"(Swan 2006)","noteIndex":0},"citationItems":[{"id":134,"uris":["http://zotero.org/users/local/YDB3GLjc/items/34F6K3TN"],"uri":["http://zotero.org/users/local/YDB3GLjc/items/34F6K3TN"],"itemData":{"id":134,"type":"thesis","title":"Generalized estimating equations when the response variable has a Tweedie distribution: An application for multi-site rainfall modelling","publisher":"University of Southern Queensland","author":[{"family":"Swan","given":"Taryn"}],"issued":{"date-parts":[["2006"]]}}}],"schema":"https://github.com/citation-style-language/schema/raw/master/csl-citation.json"} </w:instrText>
      </w:r>
      <w:r>
        <w:rPr>
          <w:rFonts w:ascii="Arial" w:hAnsi="Arial" w:cs="Arial"/>
        </w:rPr>
        <w:fldChar w:fldCharType="separate"/>
      </w:r>
      <w:r>
        <w:rPr>
          <w:rFonts w:ascii="Arial" w:hAnsi="Arial" w:cs="Arial"/>
        </w:rPr>
        <w:t>(Swan 2006)</w:t>
      </w:r>
      <w:r>
        <w:rPr>
          <w:rFonts w:ascii="Arial" w:hAnsi="Arial" w:cs="Arial"/>
        </w:rPr>
        <w:fldChar w:fldCharType="end"/>
      </w:r>
      <w:r>
        <w:rPr>
          <w:rFonts w:ascii="Arial" w:hAnsi="Arial" w:cs="Arial"/>
        </w:rPr>
        <w:t xml:space="preserve"> et Zero inflated Poisson sont utilisée</w:t>
      </w:r>
      <w:r w:rsidRPr="00267A7D">
        <w:rPr>
          <w:rFonts w:ascii="Arial" w:hAnsi="Arial" w:cs="Arial"/>
        </w:rPr>
        <w:t>s</w:t>
      </w:r>
      <w:r>
        <w:rPr>
          <w:rFonts w:ascii="Arial" w:hAnsi="Arial" w:cs="Arial"/>
        </w:rPr>
        <w:t xml:space="preserve"> pour modéliser ces évènements à deux composantes.</w:t>
      </w:r>
      <w:r w:rsidR="007B0CC5">
        <w:rPr>
          <w:rFonts w:ascii="Arial" w:hAnsi="Arial" w:cs="Arial"/>
        </w:rPr>
        <w:t xml:space="preserve"> Il est théoriquement possible de recourir aux familles Zero inflated Negative Binomiale (ZINB) et Hurdle mais après des résultats préliminaires on se décide de ne pas les tester.</w:t>
      </w:r>
    </w:p>
    <w:p w14:paraId="5817677B" w14:textId="77777777" w:rsidR="006A1AA6" w:rsidRDefault="000A249A">
      <w:pPr>
        <w:pStyle w:val="Titre1"/>
        <w:numPr>
          <w:ilvl w:val="1"/>
          <w:numId w:val="1"/>
        </w:numPr>
        <w:rPr>
          <w:rFonts w:cs="Arial"/>
        </w:rPr>
      </w:pPr>
      <w:bookmarkStart w:id="91" w:name="_Toc18874377"/>
      <w:r>
        <w:rPr>
          <w:rFonts w:cs="Arial"/>
        </w:rPr>
        <w:t>Sélection de modèle</w:t>
      </w:r>
      <w:bookmarkEnd w:id="91"/>
    </w:p>
    <w:p w14:paraId="14E9BE51" w14:textId="63540C37" w:rsidR="006A1AA6" w:rsidRDefault="000A249A">
      <w:pPr>
        <w:pStyle w:val="Corpsdetexte"/>
        <w:rPr>
          <w:rFonts w:ascii="Arial" w:hAnsi="Arial" w:cs="Arial"/>
        </w:rPr>
      </w:pPr>
      <w:r w:rsidRPr="00267A7D">
        <w:rPr>
          <w:rFonts w:ascii="Arial" w:hAnsi="Arial" w:cs="Arial"/>
        </w:rPr>
        <w:t>Étant</w:t>
      </w:r>
      <w:r>
        <w:rPr>
          <w:rFonts w:ascii="Arial" w:hAnsi="Arial" w:cs="Arial"/>
        </w:rPr>
        <w:t xml:space="preserve"> donné que nous avons plusieurs variables, plusieurs familles de distribution et plusieurs types d’interactions possible nous avons un grand nombre de mod</w:t>
      </w:r>
      <w:r w:rsidRPr="00267A7D">
        <w:rPr>
          <w:rFonts w:ascii="Arial" w:hAnsi="Arial" w:cs="Arial"/>
        </w:rPr>
        <w:t>è</w:t>
      </w:r>
      <w:r>
        <w:rPr>
          <w:rFonts w:ascii="Arial" w:hAnsi="Arial" w:cs="Arial"/>
        </w:rPr>
        <w:t>l</w:t>
      </w:r>
      <w:r w:rsidRPr="00267A7D">
        <w:rPr>
          <w:rFonts w:ascii="Arial" w:hAnsi="Arial" w:cs="Arial"/>
        </w:rPr>
        <w:t>e</w:t>
      </w:r>
      <w:r>
        <w:rPr>
          <w:rFonts w:ascii="Arial" w:hAnsi="Arial" w:cs="Arial"/>
        </w:rPr>
        <w:t xml:space="preserve">s candidats parmi lesquelles on choisira le meilleur. C’est pourquoi nous allons procéder en une sélection en deux phases : une rapide en utilisant l’AIC </w:t>
      </w:r>
      <w:commentRangeStart w:id="92"/>
      <w:r>
        <w:rPr>
          <w:rFonts w:ascii="Arial" w:hAnsi="Arial" w:cs="Arial"/>
        </w:rPr>
        <w:t>et une phase robuste mais plus lente qui est la validation croisée.</w:t>
      </w:r>
      <w:commentRangeEnd w:id="92"/>
      <w:r>
        <w:commentReference w:id="92"/>
      </w:r>
    </w:p>
    <w:p w14:paraId="6171FF57" w14:textId="77777777" w:rsidR="006A1AA6" w:rsidRDefault="000A249A">
      <w:pPr>
        <w:pStyle w:val="Titre1"/>
        <w:numPr>
          <w:ilvl w:val="2"/>
          <w:numId w:val="1"/>
        </w:numPr>
        <w:rPr>
          <w:rFonts w:cs="Arial"/>
        </w:rPr>
      </w:pPr>
      <w:bookmarkStart w:id="93" w:name="_Ref17819454"/>
      <w:bookmarkStart w:id="94" w:name="_Ref17819455"/>
      <w:bookmarkStart w:id="95" w:name="_Toc18874378"/>
      <w:r>
        <w:rPr>
          <w:rFonts w:eastAsia="Times New Roman" w:cs="Arial"/>
        </w:rPr>
        <w:t>Le critère d’information d’Akaïke (AIC)</w:t>
      </w:r>
      <w:bookmarkEnd w:id="93"/>
      <w:bookmarkEnd w:id="94"/>
      <w:bookmarkEnd w:id="95"/>
    </w:p>
    <w:p w14:paraId="1E2732AA" w14:textId="77777777" w:rsidR="006A1AA6" w:rsidRDefault="000A249A">
      <w:pPr>
        <w:widowControl/>
        <w:suppressAutoHyphens w:val="0"/>
        <w:autoSpaceDE w:val="0"/>
        <w:autoSpaceDN w:val="0"/>
        <w:adjustRightInd w:val="0"/>
        <w:spacing w:after="0" w:line="240" w:lineRule="auto"/>
        <w:ind w:firstLine="710"/>
        <w:rPr>
          <w:ins w:id="96" w:author="ylebras" w:date="2019-08-13T08:43:00Z"/>
          <w:rFonts w:ascii="Arial" w:eastAsia="Times New Roman" w:hAnsi="Arial" w:cs="Arial"/>
        </w:rPr>
      </w:pPr>
      <w:r>
        <w:rPr>
          <w:rFonts w:ascii="Arial" w:eastAsia="Times New Roman" w:hAnsi="Arial" w:cs="Arial"/>
        </w:rPr>
        <w:t xml:space="preserve">La question pratique du choix d’un modèle peut se poser en termes de recherche d’un équilibre entre la qualité d’ajustement du modèle aux données qui lui sont fournies et sa complexité. L’augmentation de la complexité d’un modèle (augmentation du nombre de paramètres) permet, de façon certaine, d’améliorer sa qualité d’ajustement aux données. La question est de juger si cette amélioration est suffisamment importante au regard de la complexité introduite dans le modèle. </w:t>
      </w:r>
    </w:p>
    <w:p w14:paraId="60CF6671" w14:textId="77777777" w:rsidR="006A1AA6" w:rsidRDefault="000A249A">
      <w:pPr>
        <w:widowControl/>
        <w:suppressAutoHyphens w:val="0"/>
        <w:autoSpaceDE w:val="0"/>
        <w:autoSpaceDN w:val="0"/>
        <w:adjustRightInd w:val="0"/>
        <w:spacing w:after="0" w:line="240" w:lineRule="auto"/>
        <w:ind w:firstLine="710"/>
        <w:rPr>
          <w:rFonts w:ascii="Arial" w:eastAsia="Times New Roman" w:hAnsi="Arial" w:cs="Arial"/>
        </w:rPr>
      </w:pPr>
      <w:r>
        <w:rPr>
          <w:rFonts w:ascii="Arial" w:eastAsia="Times New Roman" w:hAnsi="Arial" w:cs="Arial"/>
        </w:rPr>
        <w:t xml:space="preserve">On parle de « surajustement » (« overfitting ») quand le modèle est trop complexe par rapport à sa qualité d’ajustement. Le phénomène de surajustement est un problème classique en statistique. Une approche très utilisée pour contourner ce problème consiste à minimiser des indicateurs issus de la théorie de l’information (tels que l’Akaïke Information Criterion ou le Bayesian Information Criterion) qui diminuent avec la qualité d’ajustement aux données mais augmentent avec le nombre de paramètres (on dit que ces derniers pénalisent les modèles).  </w:t>
      </w:r>
    </w:p>
    <w:p w14:paraId="0F99F038"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lastRenderedPageBreak/>
        <w:t xml:space="preserve">Pour une première phase de sélection des modèles nous avons choisi l’Akaïke Information Criterion (AIC) parce qu’il est très robuste et il est facilement disponible sous R quel que soit le modèle. La formule de l’AIC est : </w:t>
      </w:r>
    </w:p>
    <w:p w14:paraId="1FA14ECA" w14:textId="77777777" w:rsidR="006A1AA6" w:rsidRDefault="000A249A">
      <w:pPr>
        <w:widowControl/>
        <w:suppressAutoHyphens w:val="0"/>
        <w:autoSpaceDE w:val="0"/>
        <w:autoSpaceDN w:val="0"/>
        <w:adjustRightInd w:val="0"/>
        <w:spacing w:after="0" w:line="240" w:lineRule="auto"/>
        <w:ind w:left="1420" w:firstLine="710"/>
        <w:rPr>
          <w:rFonts w:ascii="Arial" w:eastAsia="Times New Roman" w:hAnsi="Arial" w:cs="Arial"/>
        </w:rPr>
      </w:pPr>
      <m:oMath>
        <m:r>
          <m:rPr>
            <m:sty m:val="bi"/>
          </m:rPr>
          <w:rPr>
            <w:rFonts w:ascii="Cambria Math" w:eastAsia="Times New Roman" w:hAnsi="Cambria Math" w:cs="Arial"/>
          </w:rPr>
          <m:t>AIC=2</m:t>
        </m:r>
        <m:r>
          <m:rPr>
            <m:sty m:val="bi"/>
          </m:rPr>
          <w:rPr>
            <w:rFonts w:ascii="Cambria Math" w:eastAsia="Times New Roman" w:hAnsi="Cambria Math" w:cs="Arial"/>
          </w:rPr>
          <m:t>k-2 ln</m:t>
        </m:r>
        <m:d>
          <m:dPr>
            <m:ctrlPr>
              <w:rPr>
                <w:rFonts w:ascii="Cambria Math" w:eastAsia="Times New Roman" w:hAnsi="Cambria Math" w:cs="Arial"/>
                <w:b/>
                <w:bCs/>
                <w:i/>
              </w:rPr>
            </m:ctrlPr>
          </m:dPr>
          <m:e>
            <m:r>
              <m:rPr>
                <m:sty m:val="bi"/>
              </m:rPr>
              <w:rPr>
                <w:rFonts w:ascii="Cambria Math" w:eastAsia="Times New Roman" w:hAnsi="Cambria Math" w:cs="Arial"/>
              </w:rPr>
              <m:t>L</m:t>
            </m:r>
          </m:e>
        </m:d>
      </m:oMath>
      <w:r>
        <w:rPr>
          <w:rFonts w:ascii="Arial" w:eastAsia="Times New Roman" w:hAnsi="Arial" w:cs="Arial"/>
          <w:b/>
          <w:bCs/>
        </w:rPr>
        <w:t xml:space="preserve">          </w:t>
      </w:r>
    </w:p>
    <w:p w14:paraId="5293AC89" w14:textId="4BF05003" w:rsidR="006A1AA6" w:rsidRDefault="000A249A">
      <w:pPr>
        <w:widowControl/>
        <w:suppressAutoHyphens w:val="0"/>
        <w:autoSpaceDE w:val="0"/>
        <w:autoSpaceDN w:val="0"/>
        <w:adjustRightInd w:val="0"/>
        <w:spacing w:after="0" w:line="240" w:lineRule="auto"/>
        <w:rPr>
          <w:rFonts w:ascii="Arial" w:hAnsi="Arial" w:cs="Arial"/>
        </w:rPr>
      </w:pPr>
      <w:r>
        <w:rPr>
          <w:rFonts w:ascii="Arial" w:hAnsi="Arial" w:cs="Arial"/>
        </w:rPr>
        <w:t xml:space="preserve">Où k est le nombre de paramètres à estimer du modèle ( tient compte de la complexité) et L est le maximum de la </w:t>
      </w:r>
      <w:hyperlink r:id="rId30" w:tooltip="Fonction de vraisemblance" w:history="1">
        <w:r>
          <w:rPr>
            <w:rFonts w:ascii="Arial" w:hAnsi="Arial" w:cs="Arial"/>
          </w:rPr>
          <w:t>fonction de vraisemblance</w:t>
        </w:r>
      </w:hyperlink>
      <w:r>
        <w:rPr>
          <w:rFonts w:ascii="Arial" w:hAnsi="Arial" w:cs="Arial"/>
        </w:rPr>
        <w:t xml:space="preserve"> du modèle ( tient compte de la qualité d’ajustement au données). Ainsi entre plusieurs modèles candidats le meilleur modèle sera celui qui a la plus faible valeur d’AIC. </w:t>
      </w:r>
      <w:r w:rsidR="00F373FA">
        <w:rPr>
          <w:rFonts w:ascii="Arial" w:hAnsi="Arial" w:cs="Arial"/>
        </w:rPr>
        <w:t xml:space="preserve">De plus, </w:t>
      </w:r>
      <w:r w:rsidR="00F373FA" w:rsidRPr="00F373FA">
        <w:rPr>
          <w:rFonts w:ascii="Arial" w:hAnsi="Arial" w:cs="Arial"/>
        </w:rPr>
        <w:t>les valeurs d’AIC n’ont pas de sens dans l’absolue (différent du r² par exemple), c’est pourquoi on utilise généralement les AIC relatifs pour comparer les modèles candidats.</w:t>
      </w:r>
    </w:p>
    <w:p w14:paraId="064ED898" w14:textId="77777777" w:rsidR="006A1AA6" w:rsidRDefault="006A1AA6">
      <w:pPr>
        <w:widowControl/>
        <w:suppressAutoHyphens w:val="0"/>
        <w:autoSpaceDE w:val="0"/>
        <w:autoSpaceDN w:val="0"/>
        <w:adjustRightInd w:val="0"/>
        <w:spacing w:after="0" w:line="240" w:lineRule="auto"/>
        <w:ind w:firstLine="710"/>
        <w:rPr>
          <w:rFonts w:ascii="Arial" w:hAnsi="Arial" w:cs="Arial"/>
        </w:rPr>
      </w:pPr>
    </w:p>
    <w:p w14:paraId="19D7E403" w14:textId="77777777" w:rsidR="006A1AA6" w:rsidRDefault="000A249A">
      <w:pPr>
        <w:widowControl/>
        <w:suppressAutoHyphens w:val="0"/>
        <w:autoSpaceDE w:val="0"/>
        <w:autoSpaceDN w:val="0"/>
        <w:adjustRightInd w:val="0"/>
        <w:spacing w:after="0" w:line="240" w:lineRule="auto"/>
        <w:ind w:firstLine="710"/>
        <w:rPr>
          <w:rFonts w:ascii="Arial" w:hAnsi="Arial" w:cs="Arial"/>
        </w:rPr>
      </w:pPr>
      <w:r>
        <w:rPr>
          <w:rFonts w:ascii="Arial" w:hAnsi="Arial" w:cs="Arial"/>
        </w:rPr>
        <w:t>Certes la sélection de modèles avec l’AIC une méthode très performante et rapide pour comparer des modèles candidats entre eux, en ce qui concerne le choix des familles de distributions et des variables explicatives à prendre en compte. Mais il ne dit rien sur la qualité absolue du modèle. En d’autres termes il ne permet pas de dire que le « meilleurs » modèle aura de bonnes performances prédictives sur un nouveau jeu de données indépendant de celui sur lequel il a été ajusté, il permet juste de dire que c’est le meilleur modèle parmi ceux qui sont proposé. Pour savoir si un modèle est effectivement bon on peut réaliser une validation croisée qui est une méthode plus robuste mais plus lente à mettre en œuvre.</w:t>
      </w:r>
    </w:p>
    <w:p w14:paraId="2D747210" w14:textId="77777777" w:rsidR="006A1AA6" w:rsidRDefault="000A249A">
      <w:pPr>
        <w:pStyle w:val="Titre1"/>
        <w:widowControl/>
        <w:numPr>
          <w:ilvl w:val="2"/>
          <w:numId w:val="1"/>
        </w:numPr>
        <w:suppressAutoHyphens w:val="0"/>
        <w:autoSpaceDE w:val="0"/>
        <w:autoSpaceDN w:val="0"/>
        <w:adjustRightInd w:val="0"/>
        <w:spacing w:after="0" w:line="240" w:lineRule="auto"/>
        <w:ind w:firstLine="710"/>
        <w:rPr>
          <w:rFonts w:cs="Arial"/>
        </w:rPr>
      </w:pPr>
      <w:bookmarkStart w:id="97" w:name="_Toc18874379"/>
      <w:r>
        <w:rPr>
          <w:rFonts w:cs="Arial"/>
        </w:rPr>
        <w:t>Validation croisée</w:t>
      </w:r>
      <w:bookmarkEnd w:id="97"/>
    </w:p>
    <w:p w14:paraId="6748A155" w14:textId="77777777" w:rsidR="006A1AA6" w:rsidRDefault="000A249A">
      <w:pPr>
        <w:pStyle w:val="Titre1"/>
        <w:widowControl/>
        <w:numPr>
          <w:ilvl w:val="3"/>
          <w:numId w:val="1"/>
        </w:numPr>
        <w:suppressAutoHyphens w:val="0"/>
        <w:autoSpaceDE w:val="0"/>
        <w:autoSpaceDN w:val="0"/>
        <w:adjustRightInd w:val="0"/>
        <w:spacing w:after="0" w:line="240" w:lineRule="auto"/>
        <w:rPr>
          <w:rFonts w:cs="Arial"/>
        </w:rPr>
      </w:pPr>
      <w:bookmarkStart w:id="98" w:name="_Toc18874380"/>
      <w:r>
        <w:rPr>
          <w:rFonts w:cs="Arial"/>
        </w:rPr>
        <w:t>Principe</w:t>
      </w:r>
      <w:bookmarkEnd w:id="98"/>
      <w:r>
        <w:rPr>
          <w:rFonts w:cs="Arial"/>
        </w:rPr>
        <w:t xml:space="preserve"> </w:t>
      </w:r>
    </w:p>
    <w:p w14:paraId="68622BB1"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19332222" w14:textId="77777777" w:rsidR="006A1AA6" w:rsidRDefault="000A249A">
      <w:pPr>
        <w:widowControl/>
        <w:suppressAutoHyphens w:val="0"/>
        <w:autoSpaceDE w:val="0"/>
        <w:autoSpaceDN w:val="0"/>
        <w:adjustRightInd w:val="0"/>
        <w:spacing w:after="0" w:line="240" w:lineRule="auto"/>
        <w:rPr>
          <w:rFonts w:ascii="Arial" w:hAnsi="Arial" w:cs="Arial"/>
        </w:rPr>
      </w:pPr>
      <w:r>
        <w:rPr>
          <w:rFonts w:ascii="Arial" w:eastAsia="Times New Roman" w:hAnsi="Arial" w:cs="Arial"/>
        </w:rPr>
        <w:t>Le principe de la validation croisée est simple. Le modèle est ajusté sur un jeu de données d’apprentissage grâce à des méthodes d’estimation classiques (maximum de vraisemblance ou maximum de vraisemblance restreinte) tandis qu’un jeu de données de test, indépendant du premier, est utilisé pour évaluer la qualité des prédictions. L’utilisation de données indépendantes - c’est à dire, non apparentées aux données d’apprentissage (échantillons indépendants) et n’ayant pas participé au processus d’ajustement du modèle - permet d’évaluer le comportement du modèle lors de situations réelles inédites</w:t>
      </w:r>
      <w:r>
        <w:rPr>
          <w:rFonts w:ascii="Arial" w:eastAsia="Times New Roman" w:hAnsi="Arial" w:cs="Arial"/>
          <w:sz w:val="22"/>
          <w:szCs w:val="22"/>
        </w:rPr>
        <w:t>.</w:t>
      </w:r>
    </w:p>
    <w:p w14:paraId="59B13D5B" w14:textId="77777777" w:rsidR="006A1AA6" w:rsidRDefault="000A249A">
      <w:pPr>
        <w:pStyle w:val="Titre1"/>
        <w:widowControl/>
        <w:numPr>
          <w:ilvl w:val="3"/>
          <w:numId w:val="1"/>
        </w:numPr>
        <w:suppressAutoHyphens w:val="0"/>
        <w:autoSpaceDE w:val="0"/>
        <w:autoSpaceDN w:val="0"/>
        <w:adjustRightInd w:val="0"/>
        <w:spacing w:after="0" w:line="240" w:lineRule="auto"/>
        <w:rPr>
          <w:rFonts w:cs="Arial"/>
        </w:rPr>
      </w:pPr>
      <w:bookmarkStart w:id="99" w:name="_Toc18874381"/>
      <w:r>
        <w:rPr>
          <w:rFonts w:cs="Arial"/>
        </w:rPr>
        <w:t>Partitionnement du jeu de donnée pour la validation croisée</w:t>
      </w:r>
      <w:bookmarkEnd w:id="99"/>
    </w:p>
    <w:p w14:paraId="7F8B9F13"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2A62A5FF"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Il existe différents moyens de réaliser de la validation croisée, par exemple les méthodes du « k-folds » ou du « leave one out ». Pour ce travail nous avons procédé de façon très simple en subdivisant, une fois et une seule, le jeu de données global en deux parts. Une part « Apprentissage » contenant environ 70% des données, et une part « Test » avec les données restantes. La construction de jeux de données « Apprentissage/Test » véritablement indépendants implique de prendre en compte quelques contraintes :</w:t>
      </w:r>
    </w:p>
    <w:p w14:paraId="2586F87C" w14:textId="77777777" w:rsidR="006A1AA6" w:rsidRDefault="000A249A">
      <w:pPr>
        <w:pStyle w:val="Paragraphedeliste"/>
        <w:widowControl/>
        <w:numPr>
          <w:ilvl w:val="0"/>
          <w:numId w:val="14"/>
        </w:numPr>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 xml:space="preserve">Sites : Pour de nombreuses raisons qui nous sont inconnues ou impossible à modéliser, les observations appartenant à un même site sont plus semblables </w:t>
      </w:r>
      <w:r>
        <w:rPr>
          <w:rFonts w:ascii="Arial" w:eastAsia="Times New Roman" w:hAnsi="Arial" w:cs="Arial"/>
        </w:rPr>
        <w:lastRenderedPageBreak/>
        <w:t>que celles collectées sur des sites différents. Les sites doivent donc être différents dans le jeu de données d’apprentissage et le jeu de données de test.</w:t>
      </w:r>
    </w:p>
    <w:p w14:paraId="45F78683" w14:textId="77777777" w:rsidR="006A1AA6" w:rsidRDefault="000A249A">
      <w:pPr>
        <w:pStyle w:val="Paragraphedeliste"/>
        <w:widowControl/>
        <w:numPr>
          <w:ilvl w:val="0"/>
          <w:numId w:val="14"/>
        </w:numPr>
        <w:suppressAutoHyphens w:val="0"/>
        <w:autoSpaceDE w:val="0"/>
        <w:autoSpaceDN w:val="0"/>
        <w:adjustRightInd w:val="0"/>
        <w:spacing w:after="0" w:line="240" w:lineRule="auto"/>
        <w:rPr>
          <w:rFonts w:ascii="Arial" w:hAnsi="Arial" w:cs="Arial"/>
        </w:rPr>
      </w:pPr>
      <w:r>
        <w:rPr>
          <w:rFonts w:ascii="Arial" w:eastAsia="Times New Roman" w:hAnsi="Arial" w:cs="Arial"/>
        </w:rPr>
        <w:t>Années : De même, les observations ayant eu lieu au cours de la même année sont susceptibles d’être plus semblables que celle collectées des années différentes (par exemple en raison de phénomènes démographiques à large échelle, ou d’évènements météorologiques particuliers).</w:t>
      </w:r>
    </w:p>
    <w:p w14:paraId="43F024C9"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Le respect de ces deux conditions permettra d’évaluer les performances des modèles en « conditions réelles », c’est à dire dans le cadre d’un déploiement sur de nouveaux sites pour effectuer la régulation d’un parc les futures années.</w:t>
      </w:r>
    </w:p>
    <w:p w14:paraId="6EBFFAA6"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55FFA505"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Certaines propriétés doivent, au contraire, être partagés par les jeux de données :</w:t>
      </w:r>
    </w:p>
    <w:p w14:paraId="4B6A8E40" w14:textId="77777777" w:rsidR="006A1AA6" w:rsidRDefault="000A249A">
      <w:pPr>
        <w:pStyle w:val="Paragraphedeliste"/>
        <w:widowControl/>
        <w:numPr>
          <w:ilvl w:val="0"/>
          <w:numId w:val="14"/>
        </w:numPr>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Écorégions : En effet, d’une écorégion à l’autre on estime que la variabilité est très importante en termes d’espèces et de comportement. Dans ce contexte, des modèles développés sur l’une des écorégions (ou sur l’ensemble des données) seront moins performants hors de leur contexte géographique. Pour améliorer les performances des modèles on introduit un certain degré de dépendance entre les données en modélisant séparément les processus écologiques relatifs aux différentes écorégions. La contrepartie à amélioration des performances introduite par cette dépendance « résiduelle » est une perte de généralisation, les modèles régionaux ne doivent être utilisé que sur des sites de l’écorégion concernée. Chirotech devra donc se décliner en sous modèles régionaux applicables uniquement au sein de leurs secteurs géographiques respectifs.</w:t>
      </w:r>
    </w:p>
    <w:p w14:paraId="51E01A7F" w14:textId="77777777" w:rsidR="006A1AA6" w:rsidRDefault="006A1AA6">
      <w:pPr>
        <w:pStyle w:val="Paragraphedeliste"/>
        <w:widowControl/>
        <w:suppressAutoHyphens w:val="0"/>
        <w:autoSpaceDE w:val="0"/>
        <w:autoSpaceDN w:val="0"/>
        <w:adjustRightInd w:val="0"/>
        <w:spacing w:after="0" w:line="240" w:lineRule="auto"/>
        <w:rPr>
          <w:rFonts w:ascii="Arial" w:eastAsia="Times New Roman" w:hAnsi="Arial" w:cs="Arial"/>
        </w:rPr>
      </w:pPr>
    </w:p>
    <w:p w14:paraId="1D654D89" w14:textId="77777777" w:rsidR="006A1AA6" w:rsidRDefault="000A249A">
      <w:pPr>
        <w:pStyle w:val="Paragraphedeliste"/>
        <w:widowControl/>
        <w:numPr>
          <w:ilvl w:val="0"/>
          <w:numId w:val="14"/>
        </w:numPr>
        <w:suppressAutoHyphens w:val="0"/>
        <w:autoSpaceDE w:val="0"/>
        <w:autoSpaceDN w:val="0"/>
        <w:adjustRightInd w:val="0"/>
        <w:spacing w:after="0" w:line="240" w:lineRule="auto"/>
        <w:rPr>
          <w:rFonts w:ascii="Arial" w:hAnsi="Arial" w:cs="Arial"/>
        </w:rPr>
      </w:pPr>
      <w:r>
        <w:rPr>
          <w:rFonts w:ascii="Arial" w:eastAsia="Times New Roman" w:hAnsi="Arial" w:cs="Arial"/>
        </w:rPr>
        <w:t>Espèces : Au sein d’une écorégion, on désire qu’un maximum d’espèces soient partagées par les jeux de données afin que le travail d’évaluation des performances soit le plus général possible vis à vis de l’hétérogénéité taxonomique.</w:t>
      </w:r>
    </w:p>
    <w:p w14:paraId="525C3A9D" w14:textId="77777777" w:rsidR="006A1AA6" w:rsidRDefault="006A1AA6">
      <w:pPr>
        <w:widowControl/>
        <w:suppressAutoHyphens w:val="0"/>
        <w:autoSpaceDE w:val="0"/>
        <w:autoSpaceDN w:val="0"/>
        <w:adjustRightInd w:val="0"/>
        <w:spacing w:after="0" w:line="240" w:lineRule="auto"/>
        <w:rPr>
          <w:rFonts w:ascii="Arial" w:eastAsia="Times New Roman" w:hAnsi="Arial" w:cs="Arial"/>
        </w:rPr>
      </w:pPr>
    </w:p>
    <w:p w14:paraId="37417B91" w14:textId="77777777" w:rsidR="006A1AA6" w:rsidRDefault="000A249A">
      <w:pPr>
        <w:widowControl/>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Enfin, il existe certaines précautions spécifiques au jeu de données d’apprentissage :</w:t>
      </w:r>
    </w:p>
    <w:p w14:paraId="662E3E0B" w14:textId="77777777" w:rsidR="006A1AA6" w:rsidRDefault="000A249A">
      <w:pPr>
        <w:pStyle w:val="Paragraphedeliste"/>
        <w:widowControl/>
        <w:numPr>
          <w:ilvl w:val="0"/>
          <w:numId w:val="14"/>
        </w:numPr>
        <w:suppressAutoHyphens w:val="0"/>
        <w:autoSpaceDE w:val="0"/>
        <w:autoSpaceDN w:val="0"/>
        <w:adjustRightInd w:val="0"/>
        <w:spacing w:after="0" w:line="240" w:lineRule="auto"/>
        <w:rPr>
          <w:rFonts w:ascii="Arial" w:eastAsia="Times New Roman" w:hAnsi="Arial" w:cs="Arial"/>
        </w:rPr>
      </w:pPr>
      <w:r>
        <w:rPr>
          <w:rFonts w:ascii="Arial" w:eastAsia="Times New Roman" w:hAnsi="Arial" w:cs="Arial"/>
        </w:rPr>
        <w:t>Gammes des valeurs de la vitesse du vent et de la température : Le but pour ces deux variables explicatives importantes est que ces gammes soient les plus larges possible afin d’éviter que les situations peu communes qui seraient rencontrées en conditions réelles soient inédites pour le modèle d’activité. En effet, cela impliquerait l’extrapolation de ces relations fonctionnelles ce qui, en général, conduit à des aberrations ou à des erreurs de prédiction importantes.</w:t>
      </w:r>
    </w:p>
    <w:p w14:paraId="170F1A12" w14:textId="77777777" w:rsidR="006A1AA6" w:rsidRDefault="006A1AA6">
      <w:pPr>
        <w:pStyle w:val="Paragraphedeliste"/>
        <w:widowControl/>
        <w:suppressAutoHyphens w:val="0"/>
        <w:autoSpaceDE w:val="0"/>
        <w:autoSpaceDN w:val="0"/>
        <w:adjustRightInd w:val="0"/>
        <w:spacing w:after="0" w:line="240" w:lineRule="auto"/>
        <w:rPr>
          <w:rFonts w:ascii="Arial" w:eastAsia="Times New Roman" w:hAnsi="Arial" w:cs="Arial"/>
        </w:rPr>
      </w:pPr>
    </w:p>
    <w:p w14:paraId="3967D17F" w14:textId="77777777" w:rsidR="006A1AA6" w:rsidRDefault="000A249A">
      <w:pPr>
        <w:pStyle w:val="Paragraphedeliste"/>
        <w:widowControl/>
        <w:numPr>
          <w:ilvl w:val="0"/>
          <w:numId w:val="14"/>
        </w:numPr>
        <w:suppressAutoHyphens w:val="0"/>
        <w:autoSpaceDE w:val="0"/>
        <w:autoSpaceDN w:val="0"/>
        <w:adjustRightInd w:val="0"/>
        <w:spacing w:after="0" w:line="240" w:lineRule="auto"/>
        <w:rPr>
          <w:rFonts w:ascii="Arial" w:hAnsi="Arial" w:cs="Arial"/>
        </w:rPr>
      </w:pPr>
      <w:r>
        <w:rPr>
          <w:rFonts w:ascii="Arial" w:eastAsia="Times New Roman" w:hAnsi="Arial" w:cs="Arial"/>
        </w:rPr>
        <w:t>Volume de données : Si l’évaluation des performances est importante, la construction d’un jeu de données d’apprentissage de taille importante l’est encore plus si l’on souhaite ajuster des modèles complexes. Or c’est le cas ici puisque, outre la diversité des variables explicatives que l’on souhaite intégrer, on souhaite prendre en compte les spécificités des différentes espèces vis à vis de ces relations fonctionnelles. Notre objectif est, tout en respectant les contraintes précédentes, de s’approcher d’une répartition de 70% des données en apprentissage et de 30% des données en test.</w:t>
      </w:r>
    </w:p>
    <w:p w14:paraId="5EDCCE60" w14:textId="77777777" w:rsidR="006A1AA6" w:rsidRDefault="006A1AA6">
      <w:pPr>
        <w:pStyle w:val="Paragraphedeliste"/>
        <w:rPr>
          <w:rFonts w:ascii="Arial" w:hAnsi="Arial" w:cs="Arial"/>
        </w:rPr>
      </w:pPr>
    </w:p>
    <w:p w14:paraId="57E61F87" w14:textId="77777777" w:rsidR="006A1AA6" w:rsidRDefault="000A249A">
      <w:pPr>
        <w:pStyle w:val="Titre1"/>
        <w:numPr>
          <w:ilvl w:val="1"/>
          <w:numId w:val="1"/>
        </w:numPr>
        <w:tabs>
          <w:tab w:val="clear" w:pos="567"/>
          <w:tab w:val="left" w:pos="566"/>
        </w:tabs>
        <w:spacing w:before="0" w:after="0"/>
        <w:rPr>
          <w:rFonts w:cs="Arial"/>
        </w:rPr>
      </w:pPr>
      <w:bookmarkStart w:id="100" w:name="_Toc18874382"/>
      <w:r>
        <w:rPr>
          <w:rFonts w:cs="Arial"/>
        </w:rPr>
        <w:t xml:space="preserve">Collecte de données et mise en forme du jeu </w:t>
      </w:r>
      <w:r>
        <w:rPr>
          <w:rFonts w:cs="Arial"/>
        </w:rPr>
        <w:lastRenderedPageBreak/>
        <w:t>de données</w:t>
      </w:r>
      <w:bookmarkStart w:id="101" w:name="_Toc11683885"/>
      <w:bookmarkEnd w:id="43"/>
      <w:bookmarkEnd w:id="44"/>
      <w:bookmarkEnd w:id="100"/>
    </w:p>
    <w:p w14:paraId="3254520A" w14:textId="77777777" w:rsidR="006A1AA6" w:rsidRDefault="000A249A">
      <w:pPr>
        <w:pStyle w:val="Titre1"/>
        <w:numPr>
          <w:ilvl w:val="2"/>
          <w:numId w:val="1"/>
        </w:numPr>
        <w:tabs>
          <w:tab w:val="left" w:pos="566"/>
        </w:tabs>
        <w:spacing w:before="0" w:after="0"/>
        <w:rPr>
          <w:rFonts w:cs="Arial"/>
        </w:rPr>
      </w:pPr>
      <w:bookmarkStart w:id="102" w:name="_Toc18874383"/>
      <w:r>
        <w:rPr>
          <w:rFonts w:cs="Arial"/>
        </w:rPr>
        <w:t>Zone d’étude</w:t>
      </w:r>
      <w:bookmarkEnd w:id="101"/>
      <w:bookmarkEnd w:id="102"/>
    </w:p>
    <w:p w14:paraId="67DC14DC" w14:textId="77777777" w:rsidR="006A1AA6" w:rsidRDefault="000A249A">
      <w:pPr>
        <w:rPr>
          <w:rFonts w:ascii="Arial" w:hAnsi="Arial" w:cs="Arial"/>
        </w:rPr>
      </w:pPr>
      <w:r>
        <w:rPr>
          <w:rFonts w:ascii="Arial" w:hAnsi="Arial" w:cs="Arial"/>
        </w:rPr>
        <w:t xml:space="preserve">Les données ont été collecté entre 2013 et 2017 en France et en Belgique sur 34 sites. Ces derniers se répartissent en quatre écorégions (cf. carte). Il s’agit de zones géographiques relativement homogène du point de vu climatique et écologique. </w:t>
      </w:r>
      <w:r>
        <w:rPr>
          <w:rFonts w:ascii="Arial" w:hAnsi="Arial" w:cs="Arial"/>
          <w:lang w:val="en"/>
        </w:rPr>
        <w:t>Dans ce travail, les quatres écorégions recontrées sont:</w:t>
      </w:r>
    </w:p>
    <w:p w14:paraId="011923DA" w14:textId="77777777" w:rsidR="006A1AA6" w:rsidRDefault="000A249A">
      <w:pPr>
        <w:numPr>
          <w:ilvl w:val="0"/>
          <w:numId w:val="15"/>
        </w:numPr>
        <w:rPr>
          <w:rFonts w:ascii="Arial" w:hAnsi="Arial" w:cs="Arial"/>
        </w:rPr>
      </w:pPr>
      <w:r>
        <w:rPr>
          <w:rFonts w:ascii="Arial" w:hAnsi="Arial" w:cs="Arial"/>
        </w:rPr>
        <w:t xml:space="preserve"> Atlantique, </w:t>
      </w:r>
    </w:p>
    <w:p w14:paraId="3C811333" w14:textId="77777777" w:rsidR="006A1AA6" w:rsidRDefault="000A249A">
      <w:pPr>
        <w:numPr>
          <w:ilvl w:val="0"/>
          <w:numId w:val="15"/>
        </w:numPr>
        <w:rPr>
          <w:rFonts w:ascii="Arial" w:hAnsi="Arial" w:cs="Arial"/>
        </w:rPr>
      </w:pPr>
      <w:r>
        <w:rPr>
          <w:rFonts w:ascii="Arial" w:hAnsi="Arial" w:cs="Arial"/>
        </w:rPr>
        <w:t xml:space="preserve">Continental, </w:t>
      </w:r>
    </w:p>
    <w:p w14:paraId="3ECA5D6D" w14:textId="77777777" w:rsidR="006A1AA6" w:rsidRDefault="000A249A">
      <w:pPr>
        <w:numPr>
          <w:ilvl w:val="0"/>
          <w:numId w:val="15"/>
        </w:numPr>
        <w:rPr>
          <w:rFonts w:ascii="Arial" w:hAnsi="Arial" w:cs="Arial"/>
        </w:rPr>
      </w:pPr>
      <w:r>
        <w:rPr>
          <w:rFonts w:ascii="Arial" w:hAnsi="Arial" w:cs="Arial"/>
        </w:rPr>
        <w:t xml:space="preserve">Méditerranéen et </w:t>
      </w:r>
    </w:p>
    <w:p w14:paraId="746EF1FD" w14:textId="77777777" w:rsidR="006A1AA6" w:rsidRDefault="000A249A">
      <w:pPr>
        <w:numPr>
          <w:ilvl w:val="0"/>
          <w:numId w:val="15"/>
        </w:numPr>
        <w:rPr>
          <w:rFonts w:ascii="Arial" w:hAnsi="Arial" w:cs="Arial"/>
        </w:rPr>
      </w:pPr>
      <w:r>
        <w:rPr>
          <w:rFonts w:ascii="Arial" w:hAnsi="Arial" w:cs="Arial"/>
        </w:rPr>
        <w:t>Alpine</w:t>
      </w:r>
    </w:p>
    <w:p w14:paraId="2E48BA37" w14:textId="77777777" w:rsidR="006A1AA6" w:rsidRDefault="000A249A" w:rsidP="00326AA6">
      <w:pPr>
        <w:rPr>
          <w:rFonts w:ascii="Arial" w:hAnsi="Arial" w:cs="Arial"/>
        </w:rPr>
      </w:pPr>
      <w:r>
        <w:rPr>
          <w:rFonts w:ascii="Arial" w:hAnsi="Arial" w:cs="Arial"/>
          <w:noProof/>
        </w:rPr>
        <w:drawing>
          <wp:inline distT="0" distB="0" distL="0" distR="0" wp14:anchorId="67310ED8" wp14:editId="6E83944D">
            <wp:extent cx="5724510" cy="475275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788052" cy="4805508"/>
                    </a:xfrm>
                    <a:prstGeom prst="rect">
                      <a:avLst/>
                    </a:prstGeom>
                    <a:noFill/>
                    <a:ln>
                      <a:noFill/>
                    </a:ln>
                  </pic:spPr>
                </pic:pic>
              </a:graphicData>
            </a:graphic>
          </wp:inline>
        </w:drawing>
      </w:r>
      <w:r>
        <w:rPr>
          <w:rFonts w:ascii="Arial" w:hAnsi="Arial" w:cs="Arial"/>
        </w:rPr>
        <w:t xml:space="preserve">       </w:t>
      </w:r>
    </w:p>
    <w:p w14:paraId="371CA45A" w14:textId="06DBF22B" w:rsidR="006A1AA6" w:rsidRPr="00326AA6" w:rsidRDefault="000A249A" w:rsidP="00326AA6">
      <w:pPr>
        <w:rPr>
          <w:rFonts w:ascii="Arial" w:hAnsi="Arial" w:cs="Arial"/>
          <w:i/>
          <w:iCs/>
        </w:rPr>
      </w:pPr>
      <w:bookmarkStart w:id="103" w:name="_Toc18874322"/>
      <w:r w:rsidRPr="00326AA6">
        <w:rPr>
          <w:rFonts w:ascii="Arial" w:hAnsi="Arial" w:cs="Arial"/>
          <w:i/>
          <w:iCs/>
        </w:rPr>
        <w:t xml:space="preserve">Figure </w:t>
      </w:r>
      <w:r w:rsidRPr="00326AA6">
        <w:rPr>
          <w:rFonts w:ascii="Arial" w:hAnsi="Arial" w:cs="Arial"/>
          <w:i/>
          <w:iCs/>
        </w:rPr>
        <w:fldChar w:fldCharType="begin"/>
      </w:r>
      <w:r w:rsidRPr="00326AA6">
        <w:rPr>
          <w:rFonts w:ascii="Arial" w:hAnsi="Arial" w:cs="Arial"/>
          <w:i/>
          <w:iCs/>
        </w:rPr>
        <w:instrText xml:space="preserve"> SEQ Figure \* ARABIC </w:instrText>
      </w:r>
      <w:r w:rsidRPr="00326AA6">
        <w:rPr>
          <w:rFonts w:ascii="Arial" w:hAnsi="Arial" w:cs="Arial"/>
          <w:i/>
          <w:iCs/>
        </w:rPr>
        <w:fldChar w:fldCharType="separate"/>
      </w:r>
      <w:r w:rsidR="00326AA6">
        <w:rPr>
          <w:rFonts w:ascii="Arial" w:hAnsi="Arial" w:cs="Arial"/>
          <w:i/>
          <w:iCs/>
          <w:noProof/>
        </w:rPr>
        <w:t>10</w:t>
      </w:r>
      <w:r w:rsidRPr="00326AA6">
        <w:rPr>
          <w:rFonts w:ascii="Arial" w:hAnsi="Arial" w:cs="Arial"/>
          <w:i/>
          <w:iCs/>
        </w:rPr>
        <w:fldChar w:fldCharType="end"/>
      </w:r>
      <w:r w:rsidRPr="00326AA6">
        <w:rPr>
          <w:rFonts w:ascii="Arial" w:hAnsi="Arial" w:cs="Arial"/>
          <w:i/>
          <w:iCs/>
        </w:rPr>
        <w:t>: Cartographie des régions biogéographiques, des zones d’études, et de la taille des échantillons et de l’année du début de collecte de données.</w:t>
      </w:r>
      <w:bookmarkEnd w:id="103"/>
    </w:p>
    <w:p w14:paraId="60D9D866" w14:textId="77777777" w:rsidR="006A1AA6" w:rsidRDefault="000A249A" w:rsidP="00326AA6">
      <w:pPr>
        <w:rPr>
          <w:rFonts w:ascii="Arial" w:hAnsi="Arial" w:cs="Arial"/>
        </w:rPr>
      </w:pPr>
      <w:r>
        <w:rPr>
          <w:rFonts w:ascii="Arial" w:hAnsi="Arial" w:cs="Arial"/>
        </w:rPr>
        <w:t xml:space="preserve">L’appartenance des données à une écorégion particulière est importante pour la suite de notre travail. En effet, il est connu que certaines espèces de chiroptères ne sont présentent que dans des écorégions particulières (cf. figure 10). De même, il est </w:t>
      </w:r>
      <w:r>
        <w:rPr>
          <w:rFonts w:ascii="Arial" w:hAnsi="Arial" w:cs="Arial"/>
        </w:rPr>
        <w:lastRenderedPageBreak/>
        <w:t>probable que l’abondance et le comportement (phénologie, résistance au froid etc.) des différentes espèces varient selon l’écorégion considérée.</w:t>
      </w:r>
    </w:p>
    <w:p w14:paraId="204FBABE" w14:textId="77777777" w:rsidR="006A1AA6" w:rsidRDefault="006A1AA6" w:rsidP="00326AA6">
      <w:pPr>
        <w:rPr>
          <w:rFonts w:ascii="Arial" w:hAnsi="Arial" w:cs="Arial"/>
        </w:rPr>
      </w:pPr>
    </w:p>
    <w:p w14:paraId="2DBBBDE7" w14:textId="61C250CB" w:rsidR="006A1AA6" w:rsidRDefault="000A249A" w:rsidP="00326AA6">
      <w:pPr>
        <w:rPr>
          <w:rFonts w:ascii="Arial" w:hAnsi="Arial" w:cs="Arial"/>
        </w:rPr>
      </w:pPr>
      <w:r>
        <w:rPr>
          <w:rFonts w:ascii="Arial" w:hAnsi="Arial" w:cs="Arial"/>
          <w:noProof/>
        </w:rPr>
        <w:drawing>
          <wp:inline distT="0" distB="0" distL="0" distR="0" wp14:anchorId="6236C145" wp14:editId="69A16D4C">
            <wp:extent cx="6443345" cy="362902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6449830" cy="3632582"/>
                    </a:xfrm>
                    <a:prstGeom prst="rect">
                      <a:avLst/>
                    </a:prstGeom>
                    <a:noFill/>
                    <a:ln>
                      <a:noFill/>
                    </a:ln>
                  </pic:spPr>
                </pic:pic>
              </a:graphicData>
            </a:graphic>
          </wp:inline>
        </w:drawing>
      </w:r>
    </w:p>
    <w:p w14:paraId="76A26EE8" w14:textId="79C42F87" w:rsidR="00326AA6" w:rsidRDefault="00326AA6" w:rsidP="00326AA6">
      <w:pPr>
        <w:pStyle w:val="Lgende"/>
        <w:rPr>
          <w:rFonts w:ascii="Arial" w:hAnsi="Arial" w:cs="Arial"/>
        </w:rPr>
      </w:pPr>
      <w:bookmarkStart w:id="104" w:name="_Ref18871873"/>
      <w:bookmarkStart w:id="105" w:name="_Toc18874323"/>
      <w:r>
        <w:t xml:space="preserve">Figure </w:t>
      </w:r>
      <w:fldSimple w:instr=" SEQ Figure \* ARABIC ">
        <w:r>
          <w:rPr>
            <w:noProof/>
          </w:rPr>
          <w:t>11</w:t>
        </w:r>
      </w:fldSimple>
      <w:bookmarkEnd w:id="104"/>
      <w:r w:rsidRPr="0085365A">
        <w:t>:</w:t>
      </w:r>
      <w:r>
        <w:t xml:space="preserve"> </w:t>
      </w:r>
      <w:r w:rsidRPr="0085365A">
        <w:t>Répartition de l'activité des espèces de chiroptères en fonction des régions biogéographiques</w:t>
      </w:r>
      <w:bookmarkEnd w:id="105"/>
    </w:p>
    <w:p w14:paraId="092E5041" w14:textId="77777777" w:rsidR="006A1AA6" w:rsidRDefault="000A249A">
      <w:pPr>
        <w:pStyle w:val="Titre1"/>
        <w:numPr>
          <w:ilvl w:val="2"/>
          <w:numId w:val="1"/>
        </w:numPr>
        <w:tabs>
          <w:tab w:val="left" w:pos="566"/>
        </w:tabs>
        <w:rPr>
          <w:rFonts w:cs="Arial"/>
        </w:rPr>
      </w:pPr>
      <w:bookmarkStart w:id="106" w:name="_Toc18874384"/>
      <w:r>
        <w:rPr>
          <w:rFonts w:cs="Arial"/>
        </w:rPr>
        <w:t>Mise en forme du jeu de données</w:t>
      </w:r>
      <w:bookmarkEnd w:id="106"/>
    </w:p>
    <w:p w14:paraId="50C9727A" w14:textId="77777777" w:rsidR="006A1AA6" w:rsidRDefault="000A249A">
      <w:pPr>
        <w:pStyle w:val="Titre1"/>
        <w:numPr>
          <w:ilvl w:val="3"/>
          <w:numId w:val="1"/>
        </w:numPr>
        <w:tabs>
          <w:tab w:val="left" w:pos="566"/>
        </w:tabs>
        <w:rPr>
          <w:rFonts w:cs="Arial"/>
        </w:rPr>
      </w:pPr>
      <w:bookmarkStart w:id="107" w:name="_Toc18874385"/>
      <w:r>
        <w:rPr>
          <w:rFonts w:cs="Arial"/>
        </w:rPr>
        <w:t>Prise en compte des périodes sans activité</w:t>
      </w:r>
      <w:bookmarkEnd w:id="107"/>
    </w:p>
    <w:p w14:paraId="5B399A3F" w14:textId="77777777" w:rsidR="006A1AA6" w:rsidRDefault="000A249A">
      <w:pPr>
        <w:rPr>
          <w:rFonts w:ascii="Arial" w:hAnsi="Arial" w:cs="Arial"/>
        </w:rPr>
      </w:pPr>
      <w:r>
        <w:rPr>
          <w:rFonts w:ascii="Arial" w:hAnsi="Arial" w:cs="Arial"/>
        </w:rPr>
        <w:t>Sur un intervalle de temps donné, l’absence de donnée ne signifie pas l’absence d’information mais simplement l’absence de détection - à condition que l’instrument soit en état de fonctionnement.</w:t>
      </w:r>
    </w:p>
    <w:p w14:paraId="4BDF3A41" w14:textId="77777777" w:rsidR="006A1AA6" w:rsidRDefault="000A249A">
      <w:pPr>
        <w:rPr>
          <w:rFonts w:ascii="Arial" w:hAnsi="Arial" w:cs="Arial"/>
        </w:rPr>
      </w:pPr>
      <w:r>
        <w:rPr>
          <w:rFonts w:ascii="Arial" w:hAnsi="Arial" w:cs="Arial"/>
        </w:rPr>
        <w:t>Or, les données d’absence sont primordiales si l’on veut modéliser “l’activité acoustique” plutôt que “l’activité acoustique sachant l’existence d’au moins une détection”. Il est clair que c’est bien la première grandeur qui nous intéresse pour développer un système de bridage efficace, les éoliennes pouvant produire de l’électricité indépendamment de “l’existence d’au moins une détection”.</w:t>
      </w:r>
    </w:p>
    <w:p w14:paraId="4B32BB5A" w14:textId="548AE56C" w:rsidR="006A1AA6" w:rsidRDefault="000A249A" w:rsidP="005F0D18">
      <w:pPr>
        <w:rPr>
          <w:rFonts w:ascii="Arial" w:hAnsi="Arial" w:cs="Arial"/>
        </w:rPr>
      </w:pPr>
      <w:r>
        <w:rPr>
          <w:rFonts w:ascii="Arial" w:hAnsi="Arial" w:cs="Arial"/>
        </w:rPr>
        <w:t xml:space="preserve">L’une des étapes les plus cruciales de la phase de prétraitement des données a donc été l’ajout des données d’absence, c’est à dire des observations pour lesquelles il n’avait pas d’enregistrements acoustiques alors que les enregistreurs acoustiques </w:t>
      </w:r>
      <w:r>
        <w:rPr>
          <w:rFonts w:ascii="Arial" w:hAnsi="Arial" w:cs="Arial"/>
        </w:rPr>
        <w:lastRenderedPageBreak/>
        <w:t>étaient en fonctionnement.</w:t>
      </w:r>
      <w:r w:rsidR="00F373FA">
        <w:rPr>
          <w:rFonts w:ascii="Arial" w:hAnsi="Arial" w:cs="Arial"/>
        </w:rPr>
        <w:t xml:space="preserve"> (</w:t>
      </w:r>
      <w:r w:rsidR="005F0D18">
        <w:rPr>
          <w:rFonts w:ascii="Arial" w:hAnsi="Arial" w:cs="Arial"/>
        </w:rPr>
        <w:t>Cf.</w:t>
      </w:r>
      <w:r w:rsidR="00F373FA">
        <w:rPr>
          <w:rFonts w:ascii="Arial" w:hAnsi="Arial" w:cs="Arial"/>
        </w:rPr>
        <w:t xml:space="preserve"> annexe 1 pour </w:t>
      </w:r>
      <w:r w:rsidR="005F0D18">
        <w:rPr>
          <w:rFonts w:ascii="Arial" w:hAnsi="Arial" w:cs="Arial"/>
        </w:rPr>
        <w:t>la méthodologie adoptée)</w:t>
      </w:r>
    </w:p>
    <w:p w14:paraId="628AF139" w14:textId="0A01CA56" w:rsidR="006A1AA6" w:rsidRDefault="000A249A">
      <w:pPr>
        <w:pStyle w:val="Titre1"/>
        <w:numPr>
          <w:ilvl w:val="3"/>
          <w:numId w:val="1"/>
        </w:numPr>
        <w:tabs>
          <w:tab w:val="left" w:pos="566"/>
        </w:tabs>
        <w:rPr>
          <w:rFonts w:cs="Arial"/>
        </w:rPr>
      </w:pPr>
      <w:bookmarkStart w:id="108" w:name="_Toc18874386"/>
      <w:r>
        <w:rPr>
          <w:rFonts w:cs="Arial"/>
        </w:rPr>
        <w:t>Réduction de la taille du jeu de données</w:t>
      </w:r>
      <w:bookmarkEnd w:id="108"/>
    </w:p>
    <w:p w14:paraId="0754F333" w14:textId="77777777" w:rsidR="006A1AA6" w:rsidRDefault="000A249A">
      <w:pPr>
        <w:rPr>
          <w:rFonts w:ascii="Arial" w:hAnsi="Arial" w:cs="Arial"/>
        </w:rPr>
      </w:pPr>
      <w:r>
        <w:rPr>
          <w:rFonts w:ascii="Arial" w:hAnsi="Arial" w:cs="Arial"/>
        </w:rPr>
        <w:t xml:space="preserve">Par ailleurs, afin de réduire le temps de traitement des données et d’ajustement des modèles on a réduit la taille de la base de données en agrégeant les observations par périodes de 40 minutes. Ainsi les données météorologiques pour une période de 40 minutes sont les valeurs moyennes des observations contenues dans cette période. En revanche le nombre l’enregistrement acoustiques ou contacts pour une période de 40 minutes est la somme des contacts des observations contenues dans cette période. </w:t>
      </w:r>
    </w:p>
    <w:p w14:paraId="610296AF" w14:textId="77777777" w:rsidR="006A1AA6" w:rsidRDefault="000A249A">
      <w:pPr>
        <w:rPr>
          <w:rFonts w:ascii="Arial" w:hAnsi="Arial" w:cs="Arial"/>
        </w:rPr>
      </w:pPr>
      <w:r>
        <w:rPr>
          <w:rFonts w:ascii="Arial" w:hAnsi="Arial" w:cs="Arial"/>
        </w:rPr>
        <w:t>On divise ainsi le volume des données d’un facteur quatre, ce qui facilite le processus d’analyse statistique qui suit. Cependant, cette réduction de la résolution temporelle de notre jeu de donnée est dommageable en ce qui concerne les prédictions. En effet, on est tenu de faire une prédiction future (à “t+1”) sur la base de données mesurées à l’instant présent (à “t”), on considère donc que les conditions à “t + 1” seront identiques à celles observées à “t”. Dans ce contexte, plus l’intervalle de temps unitaire est court plus probable est cette approximation.</w:t>
      </w:r>
    </w:p>
    <w:p w14:paraId="3B5BA964" w14:textId="2A658D39" w:rsidR="006A1AA6" w:rsidRDefault="000A249A">
      <w:pPr>
        <w:rPr>
          <w:rFonts w:ascii="Arial" w:hAnsi="Arial" w:cs="Arial"/>
        </w:rPr>
      </w:pPr>
      <w:r>
        <w:rPr>
          <w:rFonts w:ascii="Arial" w:hAnsi="Arial" w:cs="Arial"/>
        </w:rPr>
        <w:t>Le bridage des turbines ne peut s’effectuer instantanément, par convention, les turbines reçoivent et exécutent les ordres par période de 10 minutes. Nous avons donc conservé une partie des données, celle qui doit servir à tester les performances effectives des modèles en situation réelle, à cette résolution.</w:t>
      </w:r>
    </w:p>
    <w:p w14:paraId="14E7851F" w14:textId="77777777" w:rsidR="00267A7D" w:rsidRDefault="00267A7D">
      <w:pPr>
        <w:rPr>
          <w:rFonts w:ascii="Arial" w:hAnsi="Arial" w:cs="Arial"/>
        </w:rPr>
      </w:pPr>
    </w:p>
    <w:tbl>
      <w:tblPr>
        <w:tblW w:w="7760" w:type="dxa"/>
        <w:tblLayout w:type="fixed"/>
        <w:tblCellMar>
          <w:left w:w="70" w:type="dxa"/>
          <w:right w:w="70" w:type="dxa"/>
        </w:tblCellMar>
        <w:tblLook w:val="04A0" w:firstRow="1" w:lastRow="0" w:firstColumn="1" w:lastColumn="0" w:noHBand="0" w:noVBand="1"/>
      </w:tblPr>
      <w:tblGrid>
        <w:gridCol w:w="2062"/>
        <w:gridCol w:w="2645"/>
        <w:gridCol w:w="1389"/>
        <w:gridCol w:w="1664"/>
      </w:tblGrid>
      <w:tr w:rsidR="006A1AA6" w14:paraId="4FCB0E46" w14:textId="77777777" w:rsidTr="00267A7D">
        <w:trPr>
          <w:trHeight w:val="326"/>
        </w:trPr>
        <w:tc>
          <w:tcPr>
            <w:tcW w:w="2062" w:type="dxa"/>
            <w:tcBorders>
              <w:top w:val="nil"/>
              <w:left w:val="nil"/>
              <w:bottom w:val="nil"/>
              <w:right w:val="nil"/>
            </w:tcBorders>
            <w:shd w:val="clear" w:color="auto" w:fill="auto"/>
            <w:noWrap/>
            <w:vAlign w:val="bottom"/>
          </w:tcPr>
          <w:p w14:paraId="467E37CC" w14:textId="77777777" w:rsidR="006A1AA6" w:rsidRDefault="006A1AA6">
            <w:pPr>
              <w:widowControl/>
              <w:suppressAutoHyphens w:val="0"/>
              <w:spacing w:after="0" w:line="240" w:lineRule="auto"/>
              <w:jc w:val="left"/>
              <w:rPr>
                <w:rFonts w:eastAsia="Times New Roman"/>
                <w:sz w:val="20"/>
                <w:szCs w:val="20"/>
              </w:rPr>
            </w:pPr>
          </w:p>
        </w:tc>
        <w:tc>
          <w:tcPr>
            <w:tcW w:w="2645" w:type="dxa"/>
            <w:tcBorders>
              <w:top w:val="single" w:sz="4" w:space="0" w:color="auto"/>
              <w:left w:val="single" w:sz="4" w:space="0" w:color="auto"/>
              <w:bottom w:val="single" w:sz="4" w:space="0" w:color="auto"/>
              <w:right w:val="single" w:sz="4" w:space="0" w:color="auto"/>
            </w:tcBorders>
            <w:shd w:val="clear" w:color="000000" w:fill="00B0F0"/>
            <w:vAlign w:val="center"/>
          </w:tcPr>
          <w:p w14:paraId="732F581C" w14:textId="77777777" w:rsidR="006A1AA6" w:rsidRDefault="000A249A">
            <w:pPr>
              <w:widowControl/>
              <w:suppressAutoHyphens w:val="0"/>
              <w:spacing w:after="0" w:line="240" w:lineRule="auto"/>
              <w:jc w:val="center"/>
              <w:rPr>
                <w:rFonts w:ascii="Calibri" w:eastAsia="Times New Roman" w:hAnsi="Calibri"/>
                <w:b/>
                <w:bCs/>
                <w:color w:val="FFFFFF"/>
              </w:rPr>
            </w:pPr>
            <w:r>
              <w:rPr>
                <w:rFonts w:ascii="Calibri" w:eastAsia="Times New Roman" w:hAnsi="Calibri"/>
                <w:b/>
                <w:bCs/>
                <w:color w:val="FFFFFF"/>
              </w:rPr>
              <w:t>Entrainement</w:t>
            </w:r>
          </w:p>
        </w:tc>
        <w:tc>
          <w:tcPr>
            <w:tcW w:w="1389" w:type="dxa"/>
            <w:tcBorders>
              <w:top w:val="single" w:sz="4" w:space="0" w:color="auto"/>
              <w:left w:val="nil"/>
              <w:bottom w:val="single" w:sz="4" w:space="0" w:color="auto"/>
              <w:right w:val="single" w:sz="4" w:space="0" w:color="auto"/>
            </w:tcBorders>
            <w:shd w:val="clear" w:color="000000" w:fill="00B0F0"/>
            <w:vAlign w:val="center"/>
          </w:tcPr>
          <w:p w14:paraId="7A54238D" w14:textId="77777777" w:rsidR="006A1AA6" w:rsidRDefault="000A249A">
            <w:pPr>
              <w:widowControl/>
              <w:suppressAutoHyphens w:val="0"/>
              <w:spacing w:after="0" w:line="240" w:lineRule="auto"/>
              <w:jc w:val="center"/>
              <w:rPr>
                <w:rFonts w:ascii="Calibri" w:eastAsia="Times New Roman" w:hAnsi="Calibri"/>
                <w:b/>
                <w:bCs/>
                <w:color w:val="FFFFFF"/>
              </w:rPr>
            </w:pPr>
            <w:r>
              <w:rPr>
                <w:rFonts w:ascii="Calibri" w:eastAsia="Times New Roman" w:hAnsi="Calibri"/>
                <w:b/>
                <w:bCs/>
                <w:color w:val="FFFFFF"/>
              </w:rPr>
              <w:t>Test</w:t>
            </w:r>
          </w:p>
        </w:tc>
        <w:tc>
          <w:tcPr>
            <w:tcW w:w="1664" w:type="dxa"/>
            <w:tcBorders>
              <w:top w:val="single" w:sz="4" w:space="0" w:color="auto"/>
              <w:left w:val="nil"/>
              <w:bottom w:val="single" w:sz="4" w:space="0" w:color="auto"/>
              <w:right w:val="single" w:sz="4" w:space="0" w:color="auto"/>
            </w:tcBorders>
            <w:shd w:val="clear" w:color="000000" w:fill="00B0F0"/>
            <w:vAlign w:val="center"/>
          </w:tcPr>
          <w:p w14:paraId="08E4E252" w14:textId="77777777" w:rsidR="006A1AA6" w:rsidRDefault="000A249A">
            <w:pPr>
              <w:widowControl/>
              <w:suppressAutoHyphens w:val="0"/>
              <w:spacing w:after="0" w:line="240" w:lineRule="auto"/>
              <w:jc w:val="center"/>
              <w:rPr>
                <w:rFonts w:ascii="Calibri" w:eastAsia="Times New Roman" w:hAnsi="Calibri"/>
                <w:b/>
                <w:bCs/>
                <w:color w:val="FFFFFF"/>
              </w:rPr>
            </w:pPr>
            <w:r>
              <w:rPr>
                <w:rFonts w:ascii="Calibri" w:eastAsia="Times New Roman" w:hAnsi="Calibri"/>
                <w:b/>
                <w:bCs/>
                <w:color w:val="FFFFFF"/>
              </w:rPr>
              <w:t>Total</w:t>
            </w:r>
          </w:p>
        </w:tc>
      </w:tr>
      <w:tr w:rsidR="006A1AA6" w14:paraId="05BF1230" w14:textId="77777777" w:rsidTr="00267A7D">
        <w:trPr>
          <w:trHeight w:val="373"/>
        </w:trPr>
        <w:tc>
          <w:tcPr>
            <w:tcW w:w="2062" w:type="dxa"/>
            <w:tcBorders>
              <w:top w:val="single" w:sz="4" w:space="0" w:color="auto"/>
              <w:left w:val="single" w:sz="4" w:space="0" w:color="auto"/>
              <w:bottom w:val="single" w:sz="4" w:space="0" w:color="auto"/>
              <w:right w:val="single" w:sz="4" w:space="0" w:color="auto"/>
            </w:tcBorders>
            <w:shd w:val="clear" w:color="000000" w:fill="E9EBF5"/>
            <w:vAlign w:val="center"/>
          </w:tcPr>
          <w:p w14:paraId="3BEF6CE5" w14:textId="77777777" w:rsidR="006A1AA6" w:rsidRDefault="000A249A">
            <w:pPr>
              <w:widowControl/>
              <w:suppressAutoHyphens w:val="0"/>
              <w:spacing w:after="0" w:line="240" w:lineRule="auto"/>
              <w:jc w:val="left"/>
              <w:rPr>
                <w:rFonts w:ascii="Calibri" w:eastAsia="Times New Roman" w:hAnsi="Calibri"/>
                <w:b/>
                <w:bCs/>
                <w:color w:val="000000"/>
              </w:rPr>
            </w:pPr>
            <w:r>
              <w:rPr>
                <w:rFonts w:ascii="Calibri" w:eastAsia="Times New Roman" w:hAnsi="Calibri"/>
                <w:b/>
                <w:bCs/>
                <w:color w:val="000000"/>
              </w:rPr>
              <w:t>Atlantique</w:t>
            </w:r>
          </w:p>
        </w:tc>
        <w:tc>
          <w:tcPr>
            <w:tcW w:w="2645" w:type="dxa"/>
            <w:tcBorders>
              <w:top w:val="nil"/>
              <w:left w:val="nil"/>
              <w:bottom w:val="single" w:sz="4" w:space="0" w:color="auto"/>
              <w:right w:val="single" w:sz="4" w:space="0" w:color="auto"/>
            </w:tcBorders>
            <w:shd w:val="clear" w:color="000000" w:fill="E9EBF5"/>
            <w:vAlign w:val="center"/>
          </w:tcPr>
          <w:p w14:paraId="6B316262" w14:textId="77777777" w:rsidR="006A1AA6" w:rsidRDefault="000A249A">
            <w:pPr>
              <w:widowControl/>
              <w:suppressAutoHyphens w:val="0"/>
              <w:spacing w:after="0" w:line="240" w:lineRule="auto"/>
              <w:jc w:val="right"/>
              <w:rPr>
                <w:rFonts w:ascii="Arial" w:eastAsia="Times New Roman" w:hAnsi="Arial" w:cs="Arial"/>
                <w:b/>
                <w:bCs/>
                <w:color w:val="000000"/>
              </w:rPr>
            </w:pPr>
            <w:r>
              <w:rPr>
                <w:rFonts w:ascii="Arial" w:eastAsia="Times New Roman" w:hAnsi="Arial" w:cs="Arial"/>
                <w:b/>
                <w:bCs/>
                <w:color w:val="000000"/>
              </w:rPr>
              <w:t>509 370</w:t>
            </w:r>
          </w:p>
        </w:tc>
        <w:tc>
          <w:tcPr>
            <w:tcW w:w="1389" w:type="dxa"/>
            <w:tcBorders>
              <w:top w:val="nil"/>
              <w:left w:val="nil"/>
              <w:bottom w:val="single" w:sz="4" w:space="0" w:color="auto"/>
              <w:right w:val="single" w:sz="4" w:space="0" w:color="auto"/>
            </w:tcBorders>
            <w:shd w:val="clear" w:color="000000" w:fill="E9EBF5"/>
            <w:vAlign w:val="center"/>
          </w:tcPr>
          <w:p w14:paraId="60983798" w14:textId="77777777" w:rsidR="006A1AA6" w:rsidRDefault="000A249A">
            <w:pPr>
              <w:widowControl/>
              <w:suppressAutoHyphens w:val="0"/>
              <w:spacing w:after="0" w:line="240" w:lineRule="auto"/>
              <w:jc w:val="right"/>
              <w:rPr>
                <w:rFonts w:ascii="Arial" w:eastAsia="Times New Roman" w:hAnsi="Arial" w:cs="Arial"/>
                <w:b/>
                <w:bCs/>
                <w:color w:val="000000"/>
              </w:rPr>
            </w:pPr>
            <w:r>
              <w:rPr>
                <w:rFonts w:ascii="Arial" w:eastAsia="Times New Roman" w:hAnsi="Arial" w:cs="Arial"/>
                <w:b/>
                <w:bCs/>
                <w:color w:val="000000"/>
              </w:rPr>
              <w:t>1 214 654</w:t>
            </w:r>
          </w:p>
        </w:tc>
        <w:tc>
          <w:tcPr>
            <w:tcW w:w="1664" w:type="dxa"/>
            <w:tcBorders>
              <w:top w:val="nil"/>
              <w:left w:val="nil"/>
              <w:bottom w:val="single" w:sz="4" w:space="0" w:color="auto"/>
              <w:right w:val="single" w:sz="4" w:space="0" w:color="auto"/>
            </w:tcBorders>
            <w:shd w:val="clear" w:color="000000" w:fill="E9EBF5"/>
            <w:vAlign w:val="center"/>
          </w:tcPr>
          <w:p w14:paraId="4A99B4EF" w14:textId="77777777" w:rsidR="006A1AA6" w:rsidRDefault="000A249A">
            <w:pPr>
              <w:widowControl/>
              <w:suppressAutoHyphens w:val="0"/>
              <w:spacing w:after="0" w:line="240" w:lineRule="auto"/>
              <w:jc w:val="right"/>
              <w:rPr>
                <w:rFonts w:ascii="Arial" w:eastAsia="Times New Roman" w:hAnsi="Arial" w:cs="Arial"/>
                <w:b/>
                <w:bCs/>
                <w:color w:val="000000"/>
              </w:rPr>
            </w:pPr>
            <w:r>
              <w:rPr>
                <w:rFonts w:ascii="Arial" w:eastAsia="Times New Roman" w:hAnsi="Arial" w:cs="Arial"/>
                <w:b/>
                <w:bCs/>
                <w:color w:val="000000"/>
              </w:rPr>
              <w:t>1 724 024</w:t>
            </w:r>
          </w:p>
        </w:tc>
      </w:tr>
      <w:tr w:rsidR="006A1AA6" w14:paraId="6A53A8FD" w14:textId="77777777" w:rsidTr="00267A7D">
        <w:trPr>
          <w:trHeight w:val="326"/>
        </w:trPr>
        <w:tc>
          <w:tcPr>
            <w:tcW w:w="2062" w:type="dxa"/>
            <w:tcBorders>
              <w:top w:val="nil"/>
              <w:left w:val="single" w:sz="4" w:space="0" w:color="auto"/>
              <w:bottom w:val="single" w:sz="4" w:space="0" w:color="auto"/>
              <w:right w:val="single" w:sz="4" w:space="0" w:color="auto"/>
            </w:tcBorders>
            <w:shd w:val="clear" w:color="000000" w:fill="CFD5EA"/>
            <w:vAlign w:val="center"/>
          </w:tcPr>
          <w:p w14:paraId="0E297B5B" w14:textId="77777777" w:rsidR="006A1AA6" w:rsidRDefault="000A249A">
            <w:pPr>
              <w:widowControl/>
              <w:suppressAutoHyphens w:val="0"/>
              <w:spacing w:after="0" w:line="240" w:lineRule="auto"/>
              <w:jc w:val="left"/>
              <w:rPr>
                <w:rFonts w:ascii="Calibri" w:eastAsia="Times New Roman" w:hAnsi="Calibri"/>
                <w:color w:val="000000"/>
              </w:rPr>
            </w:pPr>
            <w:r>
              <w:rPr>
                <w:rFonts w:ascii="Calibri" w:eastAsia="Times New Roman" w:hAnsi="Calibri"/>
                <w:color w:val="000000"/>
              </w:rPr>
              <w:t>Alpe</w:t>
            </w:r>
          </w:p>
        </w:tc>
        <w:tc>
          <w:tcPr>
            <w:tcW w:w="2645" w:type="dxa"/>
            <w:tcBorders>
              <w:top w:val="nil"/>
              <w:left w:val="nil"/>
              <w:bottom w:val="single" w:sz="4" w:space="0" w:color="auto"/>
              <w:right w:val="single" w:sz="4" w:space="0" w:color="auto"/>
            </w:tcBorders>
            <w:shd w:val="clear" w:color="000000" w:fill="CFD5EA"/>
            <w:vAlign w:val="center"/>
          </w:tcPr>
          <w:p w14:paraId="686E0336" w14:textId="77777777" w:rsidR="006A1AA6" w:rsidRDefault="000A249A">
            <w:pPr>
              <w:widowControl/>
              <w:suppressAutoHyphens w:val="0"/>
              <w:spacing w:after="0" w:line="240" w:lineRule="auto"/>
              <w:jc w:val="right"/>
              <w:rPr>
                <w:rFonts w:ascii="Arial" w:eastAsia="Times New Roman" w:hAnsi="Arial" w:cs="Arial"/>
                <w:color w:val="000000"/>
              </w:rPr>
            </w:pPr>
            <w:r>
              <w:rPr>
                <w:rFonts w:ascii="Arial" w:eastAsia="Times New Roman" w:hAnsi="Arial" w:cs="Arial"/>
                <w:color w:val="000000"/>
              </w:rPr>
              <w:t>33 611</w:t>
            </w:r>
          </w:p>
        </w:tc>
        <w:tc>
          <w:tcPr>
            <w:tcW w:w="1389" w:type="dxa"/>
            <w:tcBorders>
              <w:top w:val="nil"/>
              <w:left w:val="nil"/>
              <w:bottom w:val="single" w:sz="4" w:space="0" w:color="auto"/>
              <w:right w:val="single" w:sz="4" w:space="0" w:color="auto"/>
            </w:tcBorders>
            <w:shd w:val="clear" w:color="000000" w:fill="CFD5EA"/>
            <w:vAlign w:val="center"/>
          </w:tcPr>
          <w:p w14:paraId="5F7E0E73" w14:textId="77777777" w:rsidR="006A1AA6" w:rsidRDefault="000A249A">
            <w:pPr>
              <w:widowControl/>
              <w:suppressAutoHyphens w:val="0"/>
              <w:spacing w:after="0" w:line="240" w:lineRule="auto"/>
              <w:jc w:val="right"/>
              <w:rPr>
                <w:rFonts w:ascii="Arial" w:eastAsia="Times New Roman" w:hAnsi="Arial" w:cs="Arial"/>
                <w:color w:val="000000"/>
              </w:rPr>
            </w:pPr>
            <w:r>
              <w:rPr>
                <w:rFonts w:ascii="Arial" w:eastAsia="Times New Roman" w:hAnsi="Arial" w:cs="Arial"/>
                <w:color w:val="000000"/>
              </w:rPr>
              <w:t>0</w:t>
            </w:r>
          </w:p>
        </w:tc>
        <w:tc>
          <w:tcPr>
            <w:tcW w:w="1664" w:type="dxa"/>
            <w:tcBorders>
              <w:top w:val="nil"/>
              <w:left w:val="nil"/>
              <w:bottom w:val="single" w:sz="4" w:space="0" w:color="auto"/>
              <w:right w:val="single" w:sz="4" w:space="0" w:color="auto"/>
            </w:tcBorders>
            <w:shd w:val="clear" w:color="000000" w:fill="CFD5EA"/>
            <w:vAlign w:val="center"/>
          </w:tcPr>
          <w:p w14:paraId="01FD37D5" w14:textId="77777777" w:rsidR="006A1AA6" w:rsidRDefault="000A249A">
            <w:pPr>
              <w:widowControl/>
              <w:suppressAutoHyphens w:val="0"/>
              <w:spacing w:after="0" w:line="240" w:lineRule="auto"/>
              <w:jc w:val="right"/>
              <w:rPr>
                <w:rFonts w:ascii="Arial" w:eastAsia="Times New Roman" w:hAnsi="Arial" w:cs="Arial"/>
                <w:color w:val="000000"/>
              </w:rPr>
            </w:pPr>
            <w:r>
              <w:rPr>
                <w:rFonts w:ascii="Arial" w:eastAsia="Times New Roman" w:hAnsi="Arial" w:cs="Arial"/>
                <w:color w:val="000000"/>
              </w:rPr>
              <w:t>33 611</w:t>
            </w:r>
          </w:p>
        </w:tc>
      </w:tr>
      <w:tr w:rsidR="006A1AA6" w14:paraId="74CD3219" w14:textId="77777777" w:rsidTr="00267A7D">
        <w:trPr>
          <w:trHeight w:val="369"/>
        </w:trPr>
        <w:tc>
          <w:tcPr>
            <w:tcW w:w="2062" w:type="dxa"/>
            <w:tcBorders>
              <w:top w:val="nil"/>
              <w:left w:val="single" w:sz="4" w:space="0" w:color="auto"/>
              <w:bottom w:val="single" w:sz="4" w:space="0" w:color="auto"/>
              <w:right w:val="single" w:sz="4" w:space="0" w:color="auto"/>
            </w:tcBorders>
            <w:shd w:val="clear" w:color="000000" w:fill="E9EBF5"/>
            <w:vAlign w:val="center"/>
          </w:tcPr>
          <w:p w14:paraId="2686DE1C" w14:textId="77777777" w:rsidR="006A1AA6" w:rsidRDefault="000A249A">
            <w:pPr>
              <w:widowControl/>
              <w:suppressAutoHyphens w:val="0"/>
              <w:spacing w:after="0" w:line="240" w:lineRule="auto"/>
              <w:jc w:val="left"/>
              <w:rPr>
                <w:rFonts w:ascii="Calibri" w:eastAsia="Times New Roman" w:hAnsi="Calibri"/>
                <w:color w:val="000000"/>
              </w:rPr>
            </w:pPr>
            <w:r>
              <w:rPr>
                <w:rFonts w:ascii="Calibri" w:eastAsia="Times New Roman" w:hAnsi="Calibri"/>
                <w:color w:val="000000"/>
              </w:rPr>
              <w:t>Continental</w:t>
            </w:r>
          </w:p>
        </w:tc>
        <w:tc>
          <w:tcPr>
            <w:tcW w:w="2645" w:type="dxa"/>
            <w:tcBorders>
              <w:top w:val="nil"/>
              <w:left w:val="nil"/>
              <w:bottom w:val="single" w:sz="4" w:space="0" w:color="auto"/>
              <w:right w:val="single" w:sz="4" w:space="0" w:color="auto"/>
            </w:tcBorders>
            <w:shd w:val="clear" w:color="000000" w:fill="E9EBF5"/>
            <w:vAlign w:val="center"/>
          </w:tcPr>
          <w:p w14:paraId="1F03ADBE" w14:textId="77777777" w:rsidR="006A1AA6" w:rsidRDefault="000A249A">
            <w:pPr>
              <w:widowControl/>
              <w:suppressAutoHyphens w:val="0"/>
              <w:spacing w:after="0" w:line="240" w:lineRule="auto"/>
              <w:jc w:val="right"/>
              <w:rPr>
                <w:rFonts w:ascii="Arial" w:eastAsia="Times New Roman" w:hAnsi="Arial" w:cs="Arial"/>
                <w:color w:val="000000"/>
              </w:rPr>
            </w:pPr>
            <w:r>
              <w:rPr>
                <w:rFonts w:ascii="Arial" w:eastAsia="Times New Roman" w:hAnsi="Arial" w:cs="Arial"/>
                <w:color w:val="000000"/>
              </w:rPr>
              <w:t>113 230</w:t>
            </w:r>
          </w:p>
        </w:tc>
        <w:tc>
          <w:tcPr>
            <w:tcW w:w="1389" w:type="dxa"/>
            <w:tcBorders>
              <w:top w:val="nil"/>
              <w:left w:val="nil"/>
              <w:bottom w:val="single" w:sz="4" w:space="0" w:color="auto"/>
              <w:right w:val="single" w:sz="4" w:space="0" w:color="auto"/>
            </w:tcBorders>
            <w:shd w:val="clear" w:color="000000" w:fill="E9EBF5"/>
            <w:vAlign w:val="center"/>
          </w:tcPr>
          <w:p w14:paraId="6B2D1622" w14:textId="77777777" w:rsidR="006A1AA6" w:rsidRDefault="000A249A">
            <w:pPr>
              <w:widowControl/>
              <w:suppressAutoHyphens w:val="0"/>
              <w:spacing w:after="0" w:line="240" w:lineRule="auto"/>
              <w:jc w:val="right"/>
              <w:rPr>
                <w:rFonts w:ascii="Arial" w:eastAsia="Times New Roman" w:hAnsi="Arial" w:cs="Arial"/>
                <w:color w:val="000000"/>
              </w:rPr>
            </w:pPr>
            <w:r>
              <w:rPr>
                <w:rFonts w:ascii="Arial" w:eastAsia="Times New Roman" w:hAnsi="Arial" w:cs="Arial"/>
                <w:color w:val="000000"/>
              </w:rPr>
              <w:t>69 750</w:t>
            </w:r>
          </w:p>
        </w:tc>
        <w:tc>
          <w:tcPr>
            <w:tcW w:w="1664" w:type="dxa"/>
            <w:tcBorders>
              <w:top w:val="nil"/>
              <w:left w:val="nil"/>
              <w:bottom w:val="single" w:sz="4" w:space="0" w:color="auto"/>
              <w:right w:val="single" w:sz="4" w:space="0" w:color="auto"/>
            </w:tcBorders>
            <w:shd w:val="clear" w:color="000000" w:fill="E9EBF5"/>
            <w:vAlign w:val="center"/>
          </w:tcPr>
          <w:p w14:paraId="3BB6F476" w14:textId="77777777" w:rsidR="006A1AA6" w:rsidRDefault="000A249A">
            <w:pPr>
              <w:widowControl/>
              <w:suppressAutoHyphens w:val="0"/>
              <w:spacing w:after="0" w:line="240" w:lineRule="auto"/>
              <w:jc w:val="right"/>
              <w:rPr>
                <w:rFonts w:ascii="Arial" w:eastAsia="Times New Roman" w:hAnsi="Arial" w:cs="Arial"/>
                <w:color w:val="000000"/>
              </w:rPr>
            </w:pPr>
            <w:r>
              <w:rPr>
                <w:rFonts w:ascii="Arial" w:eastAsia="Times New Roman" w:hAnsi="Arial" w:cs="Arial"/>
                <w:color w:val="000000"/>
              </w:rPr>
              <w:t>182 980</w:t>
            </w:r>
          </w:p>
        </w:tc>
      </w:tr>
      <w:tr w:rsidR="006A1AA6" w14:paraId="55CE0000" w14:textId="77777777" w:rsidTr="00267A7D">
        <w:trPr>
          <w:trHeight w:val="402"/>
        </w:trPr>
        <w:tc>
          <w:tcPr>
            <w:tcW w:w="2062" w:type="dxa"/>
            <w:tcBorders>
              <w:top w:val="nil"/>
              <w:left w:val="single" w:sz="4" w:space="0" w:color="auto"/>
              <w:bottom w:val="single" w:sz="4" w:space="0" w:color="auto"/>
              <w:right w:val="single" w:sz="4" w:space="0" w:color="auto"/>
            </w:tcBorders>
            <w:shd w:val="clear" w:color="000000" w:fill="CFD5EA"/>
            <w:vAlign w:val="center"/>
          </w:tcPr>
          <w:p w14:paraId="7F07E41C" w14:textId="77777777" w:rsidR="006A1AA6" w:rsidRDefault="000A249A">
            <w:pPr>
              <w:widowControl/>
              <w:suppressAutoHyphens w:val="0"/>
              <w:spacing w:after="0" w:line="240" w:lineRule="auto"/>
              <w:jc w:val="left"/>
              <w:rPr>
                <w:rFonts w:ascii="Calibri" w:eastAsia="Times New Roman" w:hAnsi="Calibri"/>
                <w:color w:val="000000"/>
              </w:rPr>
            </w:pPr>
            <w:r>
              <w:rPr>
                <w:rFonts w:ascii="Calibri" w:eastAsia="Times New Roman" w:hAnsi="Calibri"/>
                <w:color w:val="000000"/>
              </w:rPr>
              <w:t>Méditerranée</w:t>
            </w:r>
          </w:p>
        </w:tc>
        <w:tc>
          <w:tcPr>
            <w:tcW w:w="2645" w:type="dxa"/>
            <w:tcBorders>
              <w:top w:val="nil"/>
              <w:left w:val="nil"/>
              <w:bottom w:val="single" w:sz="4" w:space="0" w:color="auto"/>
              <w:right w:val="single" w:sz="4" w:space="0" w:color="auto"/>
            </w:tcBorders>
            <w:shd w:val="clear" w:color="000000" w:fill="CFD5EA"/>
            <w:vAlign w:val="center"/>
          </w:tcPr>
          <w:p w14:paraId="6CC71043" w14:textId="77777777" w:rsidR="006A1AA6" w:rsidRDefault="000A249A">
            <w:pPr>
              <w:widowControl/>
              <w:suppressAutoHyphens w:val="0"/>
              <w:spacing w:after="0" w:line="240" w:lineRule="auto"/>
              <w:jc w:val="right"/>
              <w:rPr>
                <w:rFonts w:ascii="Arial" w:eastAsia="Times New Roman" w:hAnsi="Arial" w:cs="Arial"/>
              </w:rPr>
            </w:pPr>
            <w:r>
              <w:rPr>
                <w:rFonts w:ascii="Arial" w:eastAsia="Times New Roman" w:hAnsi="Arial" w:cs="Arial"/>
              </w:rPr>
              <w:t>180 093</w:t>
            </w:r>
          </w:p>
        </w:tc>
        <w:tc>
          <w:tcPr>
            <w:tcW w:w="1389" w:type="dxa"/>
            <w:tcBorders>
              <w:top w:val="nil"/>
              <w:left w:val="nil"/>
              <w:bottom w:val="single" w:sz="4" w:space="0" w:color="auto"/>
              <w:right w:val="single" w:sz="4" w:space="0" w:color="auto"/>
            </w:tcBorders>
            <w:shd w:val="clear" w:color="000000" w:fill="CFD5EA"/>
            <w:vAlign w:val="center"/>
          </w:tcPr>
          <w:p w14:paraId="2BC7D18D" w14:textId="77777777" w:rsidR="006A1AA6" w:rsidRDefault="000A249A">
            <w:pPr>
              <w:widowControl/>
              <w:suppressAutoHyphens w:val="0"/>
              <w:spacing w:after="0" w:line="240" w:lineRule="auto"/>
              <w:jc w:val="right"/>
              <w:rPr>
                <w:rFonts w:ascii="Arial" w:eastAsia="Times New Roman" w:hAnsi="Arial" w:cs="Arial"/>
              </w:rPr>
            </w:pPr>
            <w:r>
              <w:rPr>
                <w:rFonts w:ascii="Arial" w:eastAsia="Times New Roman" w:hAnsi="Arial" w:cs="Arial"/>
              </w:rPr>
              <w:t>50 179</w:t>
            </w:r>
          </w:p>
        </w:tc>
        <w:tc>
          <w:tcPr>
            <w:tcW w:w="1664" w:type="dxa"/>
            <w:tcBorders>
              <w:top w:val="nil"/>
              <w:left w:val="nil"/>
              <w:bottom w:val="single" w:sz="4" w:space="0" w:color="auto"/>
              <w:right w:val="single" w:sz="4" w:space="0" w:color="auto"/>
            </w:tcBorders>
            <w:shd w:val="clear" w:color="000000" w:fill="CFD5EA"/>
            <w:vAlign w:val="center"/>
          </w:tcPr>
          <w:p w14:paraId="2BBEE7C3" w14:textId="77777777" w:rsidR="006A1AA6" w:rsidRDefault="000A249A">
            <w:pPr>
              <w:widowControl/>
              <w:suppressAutoHyphens w:val="0"/>
              <w:spacing w:after="0" w:line="240" w:lineRule="auto"/>
              <w:jc w:val="right"/>
              <w:rPr>
                <w:rFonts w:ascii="Arial" w:eastAsia="Times New Roman" w:hAnsi="Arial" w:cs="Arial"/>
              </w:rPr>
            </w:pPr>
            <w:r>
              <w:rPr>
                <w:rFonts w:ascii="Arial" w:eastAsia="Times New Roman" w:hAnsi="Arial" w:cs="Arial"/>
              </w:rPr>
              <w:t>230 272</w:t>
            </w:r>
          </w:p>
        </w:tc>
      </w:tr>
      <w:tr w:rsidR="006A1AA6" w14:paraId="7201B130" w14:textId="77777777" w:rsidTr="00267A7D">
        <w:trPr>
          <w:trHeight w:val="380"/>
        </w:trPr>
        <w:tc>
          <w:tcPr>
            <w:tcW w:w="2062" w:type="dxa"/>
            <w:tcBorders>
              <w:top w:val="nil"/>
              <w:left w:val="single" w:sz="4" w:space="0" w:color="auto"/>
              <w:bottom w:val="single" w:sz="4" w:space="0" w:color="auto"/>
              <w:right w:val="single" w:sz="4" w:space="0" w:color="auto"/>
            </w:tcBorders>
            <w:shd w:val="clear" w:color="000000" w:fill="00B0F0"/>
            <w:vAlign w:val="center"/>
          </w:tcPr>
          <w:p w14:paraId="5AE2E9DF" w14:textId="77777777" w:rsidR="006A1AA6" w:rsidRDefault="000A249A">
            <w:pPr>
              <w:widowControl/>
              <w:suppressAutoHyphens w:val="0"/>
              <w:spacing w:after="0" w:line="240" w:lineRule="auto"/>
              <w:jc w:val="center"/>
              <w:rPr>
                <w:rFonts w:ascii="Calibri" w:eastAsia="Times New Roman" w:hAnsi="Calibri"/>
                <w:b/>
                <w:bCs/>
                <w:color w:val="FFFFFF"/>
              </w:rPr>
            </w:pPr>
            <w:r>
              <w:rPr>
                <w:rFonts w:ascii="Calibri" w:eastAsia="Times New Roman" w:hAnsi="Calibri"/>
                <w:b/>
                <w:bCs/>
                <w:color w:val="FFFFFF"/>
              </w:rPr>
              <w:t>Total</w:t>
            </w:r>
          </w:p>
        </w:tc>
        <w:tc>
          <w:tcPr>
            <w:tcW w:w="2645" w:type="dxa"/>
            <w:tcBorders>
              <w:top w:val="nil"/>
              <w:left w:val="nil"/>
              <w:bottom w:val="single" w:sz="4" w:space="0" w:color="auto"/>
              <w:right w:val="single" w:sz="4" w:space="0" w:color="auto"/>
            </w:tcBorders>
            <w:shd w:val="clear" w:color="000000" w:fill="00B0F0"/>
            <w:vAlign w:val="center"/>
          </w:tcPr>
          <w:p w14:paraId="4E33031A" w14:textId="77777777" w:rsidR="006A1AA6" w:rsidRDefault="000A249A">
            <w:pPr>
              <w:widowControl/>
              <w:suppressAutoHyphens w:val="0"/>
              <w:spacing w:after="0" w:line="240" w:lineRule="auto"/>
              <w:jc w:val="center"/>
              <w:rPr>
                <w:rFonts w:ascii="Calibri" w:eastAsia="Times New Roman" w:hAnsi="Calibri"/>
                <w:b/>
                <w:bCs/>
                <w:color w:val="FFFFFF"/>
              </w:rPr>
            </w:pPr>
            <w:r>
              <w:rPr>
                <w:rFonts w:ascii="Calibri" w:eastAsia="Times New Roman" w:hAnsi="Calibri"/>
                <w:b/>
                <w:bCs/>
                <w:color w:val="FFFFFF"/>
              </w:rPr>
              <w:t>836 304</w:t>
            </w:r>
          </w:p>
        </w:tc>
        <w:tc>
          <w:tcPr>
            <w:tcW w:w="1389" w:type="dxa"/>
            <w:tcBorders>
              <w:top w:val="nil"/>
              <w:left w:val="nil"/>
              <w:bottom w:val="single" w:sz="4" w:space="0" w:color="auto"/>
              <w:right w:val="single" w:sz="4" w:space="0" w:color="auto"/>
            </w:tcBorders>
            <w:shd w:val="clear" w:color="000000" w:fill="00B0F0"/>
            <w:vAlign w:val="center"/>
          </w:tcPr>
          <w:p w14:paraId="160AD64A" w14:textId="77777777" w:rsidR="006A1AA6" w:rsidRDefault="000A249A">
            <w:pPr>
              <w:widowControl/>
              <w:suppressAutoHyphens w:val="0"/>
              <w:spacing w:after="0" w:line="240" w:lineRule="auto"/>
              <w:jc w:val="center"/>
              <w:rPr>
                <w:rFonts w:ascii="Calibri" w:eastAsia="Times New Roman" w:hAnsi="Calibri"/>
                <w:b/>
                <w:bCs/>
                <w:color w:val="FFFFFF"/>
              </w:rPr>
            </w:pPr>
            <w:r>
              <w:rPr>
                <w:rFonts w:ascii="Calibri" w:eastAsia="Times New Roman" w:hAnsi="Calibri"/>
                <w:b/>
                <w:bCs/>
                <w:color w:val="FFFFFF"/>
              </w:rPr>
              <w:t>1 334 583</w:t>
            </w:r>
          </w:p>
        </w:tc>
        <w:tc>
          <w:tcPr>
            <w:tcW w:w="1664" w:type="dxa"/>
            <w:tcBorders>
              <w:top w:val="nil"/>
              <w:left w:val="nil"/>
              <w:bottom w:val="single" w:sz="4" w:space="0" w:color="auto"/>
              <w:right w:val="single" w:sz="4" w:space="0" w:color="auto"/>
            </w:tcBorders>
            <w:shd w:val="clear" w:color="000000" w:fill="00B0F0"/>
            <w:vAlign w:val="center"/>
          </w:tcPr>
          <w:p w14:paraId="38CB8031" w14:textId="77777777" w:rsidR="006A1AA6" w:rsidRDefault="000A249A">
            <w:pPr>
              <w:widowControl/>
              <w:suppressAutoHyphens w:val="0"/>
              <w:spacing w:after="0" w:line="240" w:lineRule="auto"/>
              <w:jc w:val="center"/>
              <w:rPr>
                <w:rFonts w:ascii="Calibri" w:eastAsia="Times New Roman" w:hAnsi="Calibri"/>
                <w:b/>
                <w:bCs/>
                <w:color w:val="FFFFFF"/>
              </w:rPr>
            </w:pPr>
            <w:r>
              <w:rPr>
                <w:rFonts w:ascii="Calibri" w:eastAsia="Times New Roman" w:hAnsi="Calibri"/>
                <w:b/>
                <w:bCs/>
                <w:color w:val="FFFFFF"/>
              </w:rPr>
              <w:t>2 170 887</w:t>
            </w:r>
          </w:p>
        </w:tc>
      </w:tr>
    </w:tbl>
    <w:p w14:paraId="45F77307" w14:textId="63585717" w:rsidR="006A1AA6" w:rsidRDefault="000A249A">
      <w:pPr>
        <w:pStyle w:val="Lgende"/>
        <w:rPr>
          <w:rFonts w:ascii="Arial" w:hAnsi="Arial" w:cs="Arial"/>
        </w:rPr>
      </w:pPr>
      <w:bookmarkStart w:id="109" w:name="_Toc18874343"/>
      <w:r>
        <w:rPr>
          <w:rFonts w:ascii="Arial" w:hAnsi="Arial" w:cs="Arial"/>
        </w:rPr>
        <w:t xml:space="preserve">Tableau </w:t>
      </w:r>
      <w:r>
        <w:rPr>
          <w:rFonts w:ascii="Arial" w:hAnsi="Arial" w:cs="Arial"/>
        </w:rPr>
        <w:fldChar w:fldCharType="begin"/>
      </w:r>
      <w:r>
        <w:rPr>
          <w:rFonts w:ascii="Arial" w:hAnsi="Arial" w:cs="Arial"/>
        </w:rPr>
        <w:instrText xml:space="preserve"> SEQ Tableau \* ARABIC </w:instrText>
      </w:r>
      <w:r>
        <w:rPr>
          <w:rFonts w:ascii="Arial" w:hAnsi="Arial" w:cs="Arial"/>
        </w:rPr>
        <w:fldChar w:fldCharType="separate"/>
      </w:r>
      <w:r w:rsidR="00AA37E3">
        <w:rPr>
          <w:rFonts w:ascii="Arial" w:hAnsi="Arial" w:cs="Arial"/>
          <w:noProof/>
        </w:rPr>
        <w:t>2</w:t>
      </w:r>
      <w:r>
        <w:rPr>
          <w:rFonts w:ascii="Arial" w:hAnsi="Arial" w:cs="Arial"/>
        </w:rPr>
        <w:fldChar w:fldCharType="end"/>
      </w:r>
      <w:r>
        <w:rPr>
          <w:rFonts w:ascii="Arial" w:hAnsi="Arial" w:cs="Arial"/>
        </w:rPr>
        <w:t>: nombre d’observations par écorégion</w:t>
      </w:r>
      <w:bookmarkEnd w:id="109"/>
    </w:p>
    <w:p w14:paraId="41049F4C" w14:textId="77777777" w:rsidR="006A1AA6" w:rsidRDefault="000A249A">
      <w:pPr>
        <w:pStyle w:val="Titre1"/>
        <w:numPr>
          <w:ilvl w:val="3"/>
          <w:numId w:val="17"/>
        </w:numPr>
        <w:tabs>
          <w:tab w:val="left" w:pos="566"/>
        </w:tabs>
        <w:rPr>
          <w:rFonts w:cs="Arial"/>
        </w:rPr>
      </w:pPr>
      <w:bookmarkStart w:id="110" w:name="_Toc18874387"/>
      <w:r>
        <w:rPr>
          <w:rFonts w:cs="Arial"/>
        </w:rPr>
        <w:t>Statistiques descriptives des variables explicatives</w:t>
      </w:r>
      <w:bookmarkEnd w:id="110"/>
    </w:p>
    <w:p w14:paraId="695FF296" w14:textId="0034756B" w:rsidR="006A1AA6" w:rsidRDefault="000A249A" w:rsidP="005F0D18">
      <w:pPr>
        <w:pStyle w:val="Corpsdetexte"/>
        <w:rPr>
          <w:rFonts w:ascii="Arial" w:hAnsi="Arial" w:cs="Arial"/>
        </w:rPr>
      </w:pPr>
      <w:r>
        <w:rPr>
          <w:rFonts w:ascii="Arial" w:hAnsi="Arial" w:cs="Arial"/>
        </w:rPr>
        <w:t xml:space="preserve">Comme on aurait pu s’y attendre les </w:t>
      </w:r>
      <w:r w:rsidR="005F0D18">
        <w:rPr>
          <w:rFonts w:ascii="Arial" w:hAnsi="Arial" w:cs="Arial"/>
        </w:rPr>
        <w:t xml:space="preserve">figures 12 et 13 </w:t>
      </w:r>
      <w:r>
        <w:rPr>
          <w:rFonts w:ascii="Arial" w:hAnsi="Arial" w:cs="Arial"/>
        </w:rPr>
        <w:t xml:space="preserve">montrent une différence des conditions métrologiques (température moyenne, et vitesse de vent) entre les régions biogéographiques. Aussi on remarque que mettre en place une stratégie de bridage basée uniquement sur des seuils de vitesses de vent entre 5 à 6 m/s entraînerait </w:t>
      </w:r>
      <w:r w:rsidR="005F0D18">
        <w:rPr>
          <w:rFonts w:ascii="Arial" w:hAnsi="Arial" w:cs="Arial"/>
        </w:rPr>
        <w:t>l’arrêt des éoliennes la plupart du temps.</w:t>
      </w:r>
    </w:p>
    <w:p w14:paraId="460A2056" w14:textId="77777777" w:rsidR="006A1AA6" w:rsidRDefault="006A1AA6" w:rsidP="005F0D18">
      <w:pPr>
        <w:pStyle w:val="Corpsdetexte"/>
        <w:rPr>
          <w:rFonts w:ascii="Arial" w:hAnsi="Arial" w:cs="Arial"/>
        </w:rPr>
      </w:pPr>
    </w:p>
    <w:p w14:paraId="0D874E53" w14:textId="77777777" w:rsidR="006A1AA6" w:rsidRPr="005F0D18" w:rsidRDefault="000A249A" w:rsidP="005F0D18">
      <w:pPr>
        <w:pStyle w:val="Corpsdetexte"/>
        <w:rPr>
          <w:rFonts w:ascii="Arial" w:hAnsi="Arial" w:cs="Arial"/>
        </w:rPr>
      </w:pPr>
      <w:r w:rsidRPr="005F0D18">
        <w:rPr>
          <w:rFonts w:ascii="Arial" w:hAnsi="Arial" w:cs="Arial"/>
          <w:noProof/>
        </w:rPr>
        <w:drawing>
          <wp:inline distT="0" distB="0" distL="0" distR="0" wp14:anchorId="70EAF8C3" wp14:editId="6CF73B42">
            <wp:extent cx="5083430" cy="3200400"/>
            <wp:effectExtent l="0" t="0" r="317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a:picLocks noChangeAspect="1" noChangeArrowheads="1"/>
                    </pic:cNvPicPr>
                  </pic:nvPicPr>
                  <pic:blipFill>
                    <a:blip r:embed="rId33" cstate="print">
                      <a:extLst>
                        <a:ext uri="{28A0092B-C50C-407E-A947-70E740481C1C}">
                          <a14:useLocalDpi xmlns:a14="http://schemas.microsoft.com/office/drawing/2010/main" val="0"/>
                        </a:ext>
                      </a:extLst>
                    </a:blip>
                    <a:srcRect r="10549"/>
                    <a:stretch>
                      <a:fillRect/>
                    </a:stretch>
                  </pic:blipFill>
                  <pic:spPr>
                    <a:xfrm>
                      <a:off x="0" y="0"/>
                      <a:ext cx="5091513" cy="3205489"/>
                    </a:xfrm>
                    <a:prstGeom prst="rect">
                      <a:avLst/>
                    </a:prstGeom>
                    <a:noFill/>
                    <a:ln>
                      <a:noFill/>
                    </a:ln>
                  </pic:spPr>
                </pic:pic>
              </a:graphicData>
            </a:graphic>
          </wp:inline>
        </w:drawing>
      </w:r>
    </w:p>
    <w:p w14:paraId="1AD479C8" w14:textId="670D7EEA" w:rsidR="006A1AA6" w:rsidRPr="005F0D18" w:rsidRDefault="000A249A" w:rsidP="005F0D18">
      <w:pPr>
        <w:pStyle w:val="Corpsdetexte"/>
        <w:rPr>
          <w:rFonts w:ascii="Arial" w:hAnsi="Arial" w:cs="Arial"/>
          <w:i/>
          <w:iCs/>
        </w:rPr>
      </w:pPr>
      <w:bookmarkStart w:id="111" w:name="_Toc18874324"/>
      <w:r w:rsidRPr="005F0D18">
        <w:rPr>
          <w:rFonts w:ascii="Arial" w:hAnsi="Arial" w:cs="Arial"/>
          <w:i/>
          <w:iCs/>
        </w:rPr>
        <w:t xml:space="preserve">Figure </w:t>
      </w:r>
      <w:r w:rsidR="006F2E33" w:rsidRPr="005F0D18">
        <w:rPr>
          <w:rFonts w:ascii="Arial" w:hAnsi="Arial" w:cs="Arial"/>
          <w:i/>
          <w:iCs/>
        </w:rPr>
        <w:fldChar w:fldCharType="begin"/>
      </w:r>
      <w:r w:rsidR="006F2E33" w:rsidRPr="005F0D18">
        <w:rPr>
          <w:rFonts w:ascii="Arial" w:hAnsi="Arial" w:cs="Arial"/>
          <w:i/>
          <w:iCs/>
        </w:rPr>
        <w:instrText xml:space="preserve"> SEQ Figure \* ARABIC </w:instrText>
      </w:r>
      <w:r w:rsidR="006F2E33" w:rsidRPr="005F0D18">
        <w:rPr>
          <w:rFonts w:ascii="Arial" w:hAnsi="Arial" w:cs="Arial"/>
          <w:i/>
          <w:iCs/>
        </w:rPr>
        <w:fldChar w:fldCharType="separate"/>
      </w:r>
      <w:r w:rsidR="00326AA6">
        <w:rPr>
          <w:rFonts w:ascii="Arial" w:hAnsi="Arial" w:cs="Arial"/>
          <w:i/>
          <w:iCs/>
          <w:noProof/>
        </w:rPr>
        <w:t>12</w:t>
      </w:r>
      <w:r w:rsidR="006F2E33" w:rsidRPr="005F0D18">
        <w:rPr>
          <w:rFonts w:ascii="Arial" w:hAnsi="Arial" w:cs="Arial"/>
          <w:i/>
          <w:iCs/>
        </w:rPr>
        <w:fldChar w:fldCharType="end"/>
      </w:r>
      <w:r w:rsidRPr="005F0D18">
        <w:rPr>
          <w:rFonts w:ascii="Arial" w:hAnsi="Arial" w:cs="Arial"/>
          <w:i/>
          <w:iCs/>
        </w:rPr>
        <w:t>: Courbe de densité de la température moyennes (par période de 10 minutes) par région biogéographique. Nuit uniquement. En noir : la médiane</w:t>
      </w:r>
      <w:bookmarkEnd w:id="111"/>
      <w:r w:rsidRPr="005F0D18">
        <w:rPr>
          <w:rFonts w:ascii="Arial" w:hAnsi="Arial" w:cs="Arial"/>
          <w:i/>
          <w:iCs/>
        </w:rPr>
        <w:t xml:space="preserve"> </w:t>
      </w:r>
    </w:p>
    <w:p w14:paraId="6450A6E6" w14:textId="77777777" w:rsidR="006A1AA6" w:rsidRPr="005F0D18" w:rsidRDefault="006A1AA6" w:rsidP="005F0D18">
      <w:pPr>
        <w:pStyle w:val="Corpsdetexte"/>
        <w:rPr>
          <w:rFonts w:ascii="Arial" w:hAnsi="Arial" w:cs="Arial"/>
        </w:rPr>
      </w:pPr>
    </w:p>
    <w:p w14:paraId="051FBD12" w14:textId="77777777" w:rsidR="006A1AA6" w:rsidRPr="005F0D18" w:rsidRDefault="000A249A" w:rsidP="005F0D18">
      <w:pPr>
        <w:pStyle w:val="Corpsdetexte"/>
        <w:rPr>
          <w:rFonts w:ascii="Arial" w:hAnsi="Arial" w:cs="Arial"/>
        </w:rPr>
      </w:pPr>
      <w:r w:rsidRPr="005F0D18">
        <w:rPr>
          <w:rFonts w:ascii="Arial" w:hAnsi="Arial" w:cs="Arial"/>
          <w:noProof/>
        </w:rPr>
        <w:drawing>
          <wp:inline distT="0" distB="0" distL="0" distR="0" wp14:anchorId="67504617" wp14:editId="6BC8C1C5">
            <wp:extent cx="5159078" cy="3248025"/>
            <wp:effectExtent l="0" t="0" r="381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a:picLocks noChangeAspect="1" noChangeArrowheads="1"/>
                    </pic:cNvPicPr>
                  </pic:nvPicPr>
                  <pic:blipFill>
                    <a:blip r:embed="rId34" cstate="print">
                      <a:extLst>
                        <a:ext uri="{28A0092B-C50C-407E-A947-70E740481C1C}">
                          <a14:useLocalDpi xmlns:a14="http://schemas.microsoft.com/office/drawing/2010/main" val="0"/>
                        </a:ext>
                      </a:extLst>
                    </a:blip>
                    <a:srcRect r="10549"/>
                    <a:stretch>
                      <a:fillRect/>
                    </a:stretch>
                  </pic:blipFill>
                  <pic:spPr>
                    <a:xfrm>
                      <a:off x="0" y="0"/>
                      <a:ext cx="5234432" cy="3295466"/>
                    </a:xfrm>
                    <a:prstGeom prst="rect">
                      <a:avLst/>
                    </a:prstGeom>
                    <a:noFill/>
                    <a:ln>
                      <a:noFill/>
                    </a:ln>
                  </pic:spPr>
                </pic:pic>
              </a:graphicData>
            </a:graphic>
          </wp:inline>
        </w:drawing>
      </w:r>
    </w:p>
    <w:p w14:paraId="7021D7DE" w14:textId="12D8C345" w:rsidR="005F0D18" w:rsidRPr="005F0D18" w:rsidRDefault="000A249A" w:rsidP="005F0D18">
      <w:pPr>
        <w:pStyle w:val="Corpsdetexte"/>
        <w:rPr>
          <w:rFonts w:ascii="Arial" w:hAnsi="Arial" w:cs="Arial"/>
          <w:i/>
          <w:iCs/>
        </w:rPr>
      </w:pPr>
      <w:bookmarkStart w:id="112" w:name="_Toc18874325"/>
      <w:r w:rsidRPr="005F0D18">
        <w:rPr>
          <w:rFonts w:ascii="Arial" w:hAnsi="Arial" w:cs="Arial"/>
          <w:i/>
          <w:iCs/>
        </w:rPr>
        <w:t xml:space="preserve">Figure </w:t>
      </w:r>
      <w:r w:rsidRPr="005F0D18">
        <w:rPr>
          <w:rFonts w:ascii="Arial" w:hAnsi="Arial" w:cs="Arial"/>
          <w:i/>
          <w:iCs/>
        </w:rPr>
        <w:fldChar w:fldCharType="begin"/>
      </w:r>
      <w:r w:rsidRPr="005F0D18">
        <w:rPr>
          <w:rFonts w:ascii="Arial" w:hAnsi="Arial" w:cs="Arial"/>
          <w:i/>
          <w:iCs/>
        </w:rPr>
        <w:instrText xml:space="preserve"> SEQ Figure \* ARABIC </w:instrText>
      </w:r>
      <w:r w:rsidRPr="005F0D18">
        <w:rPr>
          <w:rFonts w:ascii="Arial" w:hAnsi="Arial" w:cs="Arial"/>
          <w:i/>
          <w:iCs/>
        </w:rPr>
        <w:fldChar w:fldCharType="separate"/>
      </w:r>
      <w:r w:rsidR="00326AA6">
        <w:rPr>
          <w:rFonts w:ascii="Arial" w:hAnsi="Arial" w:cs="Arial"/>
          <w:i/>
          <w:iCs/>
          <w:noProof/>
        </w:rPr>
        <w:t>13</w:t>
      </w:r>
      <w:r w:rsidRPr="005F0D18">
        <w:rPr>
          <w:rFonts w:ascii="Arial" w:hAnsi="Arial" w:cs="Arial"/>
          <w:i/>
          <w:iCs/>
        </w:rPr>
        <w:fldChar w:fldCharType="end"/>
      </w:r>
      <w:r w:rsidRPr="005F0D18">
        <w:rPr>
          <w:rFonts w:ascii="Arial" w:hAnsi="Arial" w:cs="Arial"/>
          <w:i/>
          <w:iCs/>
        </w:rPr>
        <w:t>: Courbe de densité de la vitesse de vent moyennes (par période de 10 minutes) par région biogéographique. En noir : la médiane ; en rouge : vitesse de vent = 5 et 6 m/s respectivement</w:t>
      </w:r>
      <w:bookmarkEnd w:id="112"/>
    </w:p>
    <w:p w14:paraId="58AB6C78" w14:textId="77777777" w:rsidR="006A1AA6" w:rsidRDefault="006A1AA6">
      <w:pPr>
        <w:pStyle w:val="Corpsdetexte"/>
        <w:rPr>
          <w:rFonts w:ascii="Arial" w:hAnsi="Arial" w:cs="Arial"/>
        </w:rPr>
      </w:pPr>
    </w:p>
    <w:p w14:paraId="0EB3139A" w14:textId="77777777" w:rsidR="00C202A9" w:rsidRDefault="00CC6269" w:rsidP="00C202A9">
      <w:pPr>
        <w:pStyle w:val="Titre1"/>
        <w:rPr>
          <w:rFonts w:cs="Arial"/>
        </w:rPr>
      </w:pPr>
      <w:hyperlink w:anchor="_Toc11311525" w:history="1">
        <w:bookmarkStart w:id="113" w:name="_Toc11683890"/>
        <w:bookmarkStart w:id="114" w:name="_Toc18874388"/>
        <w:r w:rsidR="00C202A9">
          <w:rPr>
            <w:rFonts w:cs="Arial"/>
          </w:rPr>
          <w:t>Résultats</w:t>
        </w:r>
        <w:bookmarkEnd w:id="113"/>
      </w:hyperlink>
      <w:r w:rsidR="00C202A9">
        <w:rPr>
          <w:rFonts w:cs="Arial"/>
        </w:rPr>
        <w:t xml:space="preserve"> et </w:t>
      </w:r>
      <w:hyperlink w:anchor="_Toc11311528" w:history="1">
        <w:r w:rsidR="00C202A9">
          <w:rPr>
            <w:rFonts w:cs="Arial"/>
          </w:rPr>
          <w:t>Discussion</w:t>
        </w:r>
        <w:bookmarkEnd w:id="114"/>
      </w:hyperlink>
    </w:p>
    <w:p w14:paraId="0703C08F" w14:textId="77777777" w:rsidR="00C202A9" w:rsidRDefault="00C202A9" w:rsidP="00C202A9">
      <w:pPr>
        <w:pStyle w:val="Titre1"/>
        <w:numPr>
          <w:ilvl w:val="1"/>
          <w:numId w:val="1"/>
        </w:numPr>
        <w:rPr>
          <w:rFonts w:cs="Arial"/>
        </w:rPr>
      </w:pPr>
      <w:bookmarkStart w:id="115" w:name="_Toc18874389"/>
      <w:r>
        <w:rPr>
          <w:rFonts w:cs="Arial"/>
        </w:rPr>
        <w:t>Modélisation de l’activité des chiroptères</w:t>
      </w:r>
      <w:bookmarkEnd w:id="115"/>
    </w:p>
    <w:p w14:paraId="35FED79C" w14:textId="77777777" w:rsidR="00C202A9" w:rsidRDefault="00C202A9" w:rsidP="00C202A9">
      <w:pPr>
        <w:pStyle w:val="Titre1"/>
        <w:numPr>
          <w:ilvl w:val="2"/>
          <w:numId w:val="1"/>
        </w:numPr>
        <w:rPr>
          <w:rFonts w:cs="Arial"/>
        </w:rPr>
      </w:pPr>
      <w:bookmarkStart w:id="116" w:name="_Toc18874390"/>
      <w:r>
        <w:rPr>
          <w:rFonts w:cs="Arial"/>
        </w:rPr>
        <w:t>Sélection de la famille de distribution pour la modélisation du nombre de contacts</w:t>
      </w:r>
      <w:bookmarkEnd w:id="116"/>
    </w:p>
    <w:p w14:paraId="0CA25537" w14:textId="77777777" w:rsidR="00C202A9" w:rsidRDefault="00C202A9" w:rsidP="00C202A9">
      <w:pPr>
        <w:pStyle w:val="Corpsdetexte"/>
        <w:rPr>
          <w:rFonts w:ascii="Arial" w:hAnsi="Arial" w:cs="Arial"/>
        </w:rPr>
      </w:pPr>
      <w:r>
        <w:rPr>
          <w:rFonts w:ascii="Arial" w:hAnsi="Arial" w:cs="Arial"/>
        </w:rPr>
        <w:t xml:space="preserve">Le </w:t>
      </w:r>
      <w:r w:rsidRPr="00943863">
        <w:rPr>
          <w:rFonts w:ascii="Arial" w:hAnsi="Arial" w:cs="Arial"/>
        </w:rPr>
        <w:fldChar w:fldCharType="begin"/>
      </w:r>
      <w:r w:rsidRPr="00943863">
        <w:rPr>
          <w:rFonts w:ascii="Arial" w:hAnsi="Arial" w:cs="Arial"/>
        </w:rPr>
        <w:instrText xml:space="preserve"> REF _Ref18847804 \h  \* MERGEFORMAT </w:instrText>
      </w:r>
      <w:r w:rsidRPr="00943863">
        <w:rPr>
          <w:rFonts w:ascii="Arial" w:hAnsi="Arial" w:cs="Arial"/>
        </w:rPr>
      </w:r>
      <w:r w:rsidRPr="00943863">
        <w:rPr>
          <w:rFonts w:ascii="Arial" w:hAnsi="Arial" w:cs="Arial"/>
        </w:rPr>
        <w:fldChar w:fldCharType="separate"/>
      </w:r>
      <w:r w:rsidRPr="00943863">
        <w:rPr>
          <w:rFonts w:ascii="Arial" w:hAnsi="Arial" w:cs="Arial"/>
        </w:rPr>
        <w:t>Tableau 3</w:t>
      </w:r>
      <w:r w:rsidRPr="00943863">
        <w:rPr>
          <w:rFonts w:ascii="Arial" w:hAnsi="Arial" w:cs="Arial"/>
        </w:rPr>
        <w:fldChar w:fldCharType="end"/>
      </w:r>
      <w:r>
        <w:rPr>
          <w:rFonts w:ascii="Arial" w:hAnsi="Arial" w:cs="Arial"/>
        </w:rPr>
        <w:t xml:space="preserve"> nous montre que la meilleure famille pour modéliser le nombre de contacts est la négative binomiale parce qu’elle a des valeurs d’AIC plus faible que celles des autres familles quel que soit le type d’interaction modélisé (Cf</w:t>
      </w:r>
      <w:r>
        <w:rPr>
          <w:rFonts w:ascii="Arial" w:hAnsi="Arial" w:cs="Arial"/>
        </w:rPr>
        <w:fldChar w:fldCharType="begin"/>
      </w:r>
      <w:r>
        <w:rPr>
          <w:rFonts w:ascii="Arial" w:hAnsi="Arial" w:cs="Arial"/>
        </w:rPr>
        <w:instrText xml:space="preserve"> REF _Ref17819454 \h </w:instrText>
      </w:r>
      <w:r>
        <w:rPr>
          <w:rFonts w:ascii="Arial" w:hAnsi="Arial" w:cs="Arial"/>
        </w:rPr>
      </w:r>
      <w:r>
        <w:rPr>
          <w:rFonts w:ascii="Arial" w:hAnsi="Arial" w:cs="Arial"/>
        </w:rPr>
        <w:fldChar w:fldCharType="end"/>
      </w:r>
      <w:r>
        <w:rPr>
          <w:rFonts w:ascii="Arial" w:hAnsi="Arial" w:cs="Arial"/>
        </w:rPr>
        <w:fldChar w:fldCharType="begin"/>
      </w:r>
      <w:r>
        <w:rPr>
          <w:rFonts w:ascii="Arial" w:hAnsi="Arial" w:cs="Arial"/>
        </w:rPr>
        <w:instrText xml:space="preserve"> REF _Ref17819454 \r \h </w:instrText>
      </w:r>
      <w:r>
        <w:rPr>
          <w:rFonts w:ascii="Arial" w:hAnsi="Arial" w:cs="Arial"/>
        </w:rPr>
      </w:r>
      <w:r>
        <w:rPr>
          <w:rFonts w:ascii="Arial" w:hAnsi="Arial" w:cs="Arial"/>
        </w:rPr>
        <w:fldChar w:fldCharType="separate"/>
      </w:r>
      <w:r>
        <w:rPr>
          <w:rFonts w:ascii="Arial" w:hAnsi="Arial" w:cs="Arial"/>
        </w:rPr>
        <w:t xml:space="preserve"> 2.5.1 </w:t>
      </w:r>
      <w:r>
        <w:rPr>
          <w:rFonts w:ascii="Arial" w:hAnsi="Arial" w:cs="Arial"/>
        </w:rPr>
        <w:fldChar w:fldCharType="end"/>
      </w:r>
      <w:r>
        <w:rPr>
          <w:rFonts w:ascii="Arial" w:hAnsi="Arial" w:cs="Arial"/>
        </w:rPr>
        <w:t xml:space="preserve">). Dans le cas de la distribution de Poisson, les valeurs d’AIC sont manquantes car l’algorithme d’ajustement du modèle ne converge pas. Le fait que l’algorithme ne parvienne pas à identifier une solution est un signe en défaveur de cette distribution. Aussi, nous avons émis l’hypothèse que la non-convergence pourrait être dû à la grande proportion des périodes d’inactivité des chiroptères (nombre de contacts = 0 dans le jeu de données d’entraînement). C’est pourquoi nous avons également testé la famille « Zero inflated Poisson (ziP) » qui peut être plus adéquate dans ces situations. Cette fois les algorithmes convergent et ajustent les modèles mais les AIC obtenus demeurent plus élevés que ceux des modèles ajustés avec la famille négative binomiale, ce qui conforte l’hypothèse selon laquelle la négative binomiale est la plus approprié pour modéliser le nombre de contacts.  </w:t>
      </w:r>
    </w:p>
    <w:p w14:paraId="4AABD4C7" w14:textId="77777777" w:rsidR="00C202A9" w:rsidRDefault="00C202A9" w:rsidP="00C202A9">
      <w:pPr>
        <w:rPr>
          <w:rFonts w:ascii="Arial" w:hAnsi="Arial" w:cs="Arial"/>
        </w:rPr>
      </w:pPr>
      <w:r>
        <w:rPr>
          <w:rFonts w:ascii="Arial" w:hAnsi="Arial" w:cs="Arial"/>
          <w:noProof/>
        </w:rPr>
        <w:drawing>
          <wp:inline distT="0" distB="0" distL="0" distR="0" wp14:anchorId="398ED2C9" wp14:editId="37393021">
            <wp:extent cx="3762375" cy="10096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62375" cy="1009650"/>
                    </a:xfrm>
                    <a:prstGeom prst="rect">
                      <a:avLst/>
                    </a:prstGeom>
                    <a:noFill/>
                    <a:ln>
                      <a:noFill/>
                    </a:ln>
                  </pic:spPr>
                </pic:pic>
              </a:graphicData>
            </a:graphic>
          </wp:inline>
        </w:drawing>
      </w:r>
    </w:p>
    <w:p w14:paraId="3D0EC02B" w14:textId="2A43148A" w:rsidR="00C202A9" w:rsidRDefault="00C202A9" w:rsidP="00C202A9">
      <w:pPr>
        <w:pStyle w:val="Lgende"/>
        <w:rPr>
          <w:rFonts w:ascii="Arial" w:hAnsi="Arial" w:cs="Arial"/>
        </w:rPr>
      </w:pPr>
      <w:bookmarkStart w:id="117" w:name="_Ref18847804"/>
      <w:bookmarkStart w:id="118" w:name="_Toc18874344"/>
      <w:r>
        <w:rPr>
          <w:rFonts w:ascii="Arial" w:hAnsi="Arial" w:cs="Arial"/>
        </w:rPr>
        <w:t xml:space="preserve">Tableau </w:t>
      </w:r>
      <w:r>
        <w:rPr>
          <w:rFonts w:ascii="Arial" w:hAnsi="Arial" w:cs="Arial"/>
        </w:rPr>
        <w:fldChar w:fldCharType="begin"/>
      </w:r>
      <w:r>
        <w:rPr>
          <w:rFonts w:ascii="Arial" w:hAnsi="Arial" w:cs="Arial"/>
        </w:rPr>
        <w:instrText xml:space="preserve"> SEQ Tableau \* ARABIC </w:instrText>
      </w:r>
      <w:r>
        <w:rPr>
          <w:rFonts w:ascii="Arial" w:hAnsi="Arial" w:cs="Arial"/>
        </w:rPr>
        <w:fldChar w:fldCharType="separate"/>
      </w:r>
      <w:r w:rsidR="00AA37E3">
        <w:rPr>
          <w:rFonts w:ascii="Arial" w:hAnsi="Arial" w:cs="Arial"/>
          <w:noProof/>
        </w:rPr>
        <w:t>3</w:t>
      </w:r>
      <w:r>
        <w:rPr>
          <w:rFonts w:ascii="Arial" w:hAnsi="Arial" w:cs="Arial"/>
        </w:rPr>
        <w:fldChar w:fldCharType="end"/>
      </w:r>
      <w:bookmarkEnd w:id="117"/>
      <w:r>
        <w:rPr>
          <w:rFonts w:ascii="Arial" w:hAnsi="Arial" w:cs="Arial"/>
        </w:rPr>
        <w:t>: AIC relatives (</w:t>
      </w:r>
      <m:oMath>
        <m:r>
          <w:rPr>
            <w:rFonts w:ascii="Cambria Math" w:hAnsi="Cambria Math" w:cs="Arial"/>
          </w:rPr>
          <m:t>∆AIC)</m:t>
        </m:r>
      </m:oMath>
      <w:r>
        <w:rPr>
          <w:rFonts w:ascii="Arial" w:hAnsi="Arial" w:cs="Arial"/>
        </w:rPr>
        <w:t xml:space="preserve"> des familles de distribution des modèles d'activité</w:t>
      </w:r>
      <w:bookmarkEnd w:id="118"/>
    </w:p>
    <w:p w14:paraId="79EEFE58" w14:textId="21236D3F" w:rsidR="00C202A9" w:rsidRDefault="00C202A9" w:rsidP="00C202A9">
      <w:pPr>
        <w:rPr>
          <w:rFonts w:ascii="Arial" w:hAnsi="Arial" w:cs="Arial"/>
        </w:rPr>
      </w:pPr>
      <w:r>
        <w:rPr>
          <w:rFonts w:ascii="Arial" w:hAnsi="Arial" w:cs="Arial"/>
        </w:rPr>
        <w:t xml:space="preserve">En outre, </w:t>
      </w:r>
      <w:r>
        <w:rPr>
          <w:rFonts w:ascii="Arial" w:hAnsi="Arial" w:cs="Arial"/>
        </w:rPr>
        <w:fldChar w:fldCharType="begin"/>
      </w:r>
      <w:r>
        <w:rPr>
          <w:rFonts w:ascii="Arial" w:hAnsi="Arial" w:cs="Arial"/>
        </w:rPr>
        <w:instrText xml:space="preserve"> ADDIN ZOTERO_ITEM CSL_CITATION {"citationID":"zD1XP6bk","properties":{"formattedCitation":"(Spoelstra et al. 2017)","plainCitation":"(Spoelstra et al. 2017)","dontUpdate":true,"noteIndex":0},"citationItems":[{"id":98,"uris":["http://zotero.org/users/local/YDB3GLjc/items/EXCX8ATX"],"uri":["http://zotero.org/users/local/YDB3GLjc/items/EXCX8ATX"],"itemData":{"id":98,"type":"article-journal","title":"Response of bats to light with different spectra: light-shy and agile bat presence is affected by white and green, but not red light","container-title":"Proceedings of the Royal Society B: Biological Sciences","page":"20170075","volume":"284","issue":"1855","source":"Crossref","DOI":"10.1098/rspb.2017.0075","ISSN":"0962-8452, 1471-2954","title-short":"Response of bats to light with different spectra","language":"en","author":[{"family":"Spoelstra","given":"Kamiel"},{"family":"Grunsven","given":"Roy H. A.","non-dropping-particle":"van"},{"family":"Ramakers","given":"Jip J. C."},{"family":"Ferguson","given":"Kim B."},{"family":"Raap","given":"Thomas"},{"family":"Donners","given":"Maurice"},{"family":"Veenendaal","given":"Elmar M."},{"family":"Visser","given":"Marcel E."}],"issued":{"date-parts":[["2017",5,31]]}}}],"schema":"https://github.com/citation-style-language/schema/raw/master/csl-citation.json"} </w:instrText>
      </w:r>
      <w:r>
        <w:rPr>
          <w:rFonts w:ascii="Arial" w:hAnsi="Arial" w:cs="Arial"/>
        </w:rPr>
        <w:fldChar w:fldCharType="separate"/>
      </w:r>
      <w:r>
        <w:rPr>
          <w:rFonts w:ascii="Arial" w:hAnsi="Arial" w:cs="Arial"/>
        </w:rPr>
        <w:t>Spoelstra et al. (2017)</w:t>
      </w:r>
      <w:r>
        <w:rPr>
          <w:rFonts w:ascii="Arial" w:hAnsi="Arial" w:cs="Arial"/>
        </w:rPr>
        <w:fldChar w:fldCharType="end"/>
      </w:r>
      <w:r>
        <w:rPr>
          <w:rFonts w:ascii="Arial" w:hAnsi="Arial" w:cs="Arial"/>
        </w:rPr>
        <w:t xml:space="preserve"> ont également constaté, lors de leur travail sur la modélisation de l’activité des chiroptères par rapport à des lumières de différents spectres, que les modèles qui suivent une distribution négative binomiale donnaient de meilleurs résultats sur la base de l’AIC et de la normalité de la variance résiduelle.  De même, </w:t>
      </w:r>
      <w:r>
        <w:rPr>
          <w:rFonts w:ascii="Arial" w:hAnsi="Arial" w:cs="Arial"/>
        </w:rPr>
        <w:fldChar w:fldCharType="begin"/>
      </w:r>
      <w:r>
        <w:rPr>
          <w:rFonts w:ascii="Arial" w:hAnsi="Arial" w:cs="Arial"/>
        </w:rPr>
        <w:instrText xml:space="preserve"> ADDIN ZOTERO_ITEM CSL_CITATION {"citationID":"mfZcP3iS","properties":{"formattedCitation":"(Kitzes et Merenlender 2014)","plainCitation":"(Kitzes et Merenlender 2014)","dontUpdate":true,"noteIndex":0},"citationItems":[{"id":95,"uris":["http://zotero.org/users/local/YDB3GLjc/items/C8KSP3VM"],"uri":["http://zotero.org/users/local/YDB3GLjc/items/C8KSP3VM"],"itemData":{"id":95,"type":"article-journal","title":"Large Roads Reduce Bat Activity across Multiple Species","container-title":"PLoS ONE","page":"e96341","volume":"9","issue":"5","source":"Crossref","DOI":"10.1371/journal.pone.0096341","ISSN":"1932-6203","language":"en","author":[{"family":"Kitzes","given":"Justin"},{"family":"Merenlender","given":"Adina"}],"editor":[{"family":"Brigham","given":"R. Mark"}],"issued":{"date-parts":[["2014",5,13]]}}}],"schema":"https://github.com/citation-style-language/schema/raw/master/csl-citation.json"} </w:instrText>
      </w:r>
      <w:r>
        <w:rPr>
          <w:rFonts w:ascii="Arial" w:hAnsi="Arial" w:cs="Arial"/>
        </w:rPr>
        <w:fldChar w:fldCharType="separate"/>
      </w:r>
      <w:r>
        <w:rPr>
          <w:rFonts w:ascii="Arial" w:hAnsi="Arial" w:cs="Arial"/>
        </w:rPr>
        <w:t>Kitzes et Merenlender (2014)</w:t>
      </w:r>
      <w:r>
        <w:rPr>
          <w:rFonts w:ascii="Arial" w:hAnsi="Arial" w:cs="Arial"/>
        </w:rPr>
        <w:fldChar w:fldCharType="end"/>
      </w:r>
      <w:r>
        <w:rPr>
          <w:rFonts w:ascii="Arial" w:hAnsi="Arial" w:cs="Arial"/>
        </w:rPr>
        <w:t xml:space="preserve"> ont dû recourir à la négative binomiale pour modéliser le nombre de contacts au détriment de la régression de poisson au cours de leur étude concernant l’impact des routes sur l’activité des chiroptères. Cela parce qu’ils étaient confrontés à des problèmes de sur-dispersion, c’est-à-dire que la variance du nombre de contacts est supérieure à son l’espérance mathématique.</w:t>
      </w:r>
    </w:p>
    <w:p w14:paraId="6722C4A1" w14:textId="77777777" w:rsidR="00A753D4" w:rsidRDefault="00A753D4" w:rsidP="00C202A9">
      <w:pPr>
        <w:rPr>
          <w:rFonts w:ascii="Arial" w:hAnsi="Arial" w:cs="Arial"/>
        </w:rPr>
      </w:pPr>
    </w:p>
    <w:p w14:paraId="60A0762B" w14:textId="77777777" w:rsidR="00C202A9" w:rsidRDefault="00C202A9" w:rsidP="00C202A9">
      <w:pPr>
        <w:pStyle w:val="Titre1"/>
        <w:numPr>
          <w:ilvl w:val="2"/>
          <w:numId w:val="1"/>
        </w:numPr>
        <w:rPr>
          <w:rFonts w:cs="Arial"/>
        </w:rPr>
      </w:pPr>
      <w:bookmarkStart w:id="119" w:name="_Toc18874391"/>
      <w:r>
        <w:rPr>
          <w:rFonts w:cs="Arial"/>
        </w:rPr>
        <w:t xml:space="preserve">Sélection des variables explicatives et du type d’interaction pour la modélisation du </w:t>
      </w:r>
      <w:r>
        <w:rPr>
          <w:rFonts w:cs="Arial"/>
        </w:rPr>
        <w:lastRenderedPageBreak/>
        <w:t>nombre de contacts</w:t>
      </w:r>
      <w:bookmarkEnd w:id="119"/>
    </w:p>
    <w:p w14:paraId="06E247BC" w14:textId="77777777" w:rsidR="00C202A9" w:rsidRDefault="00C202A9" w:rsidP="00C202A9">
      <w:pPr>
        <w:pStyle w:val="Corpsdetexte"/>
        <w:rPr>
          <w:rFonts w:ascii="Arial" w:hAnsi="Arial" w:cs="Arial"/>
        </w:rPr>
      </w:pPr>
      <w:r>
        <w:rPr>
          <w:rFonts w:ascii="Arial" w:hAnsi="Arial" w:cs="Arial"/>
        </w:rPr>
        <w:t>Le tableau 4 montre que le modèle 5 est le meilleur parce que on a une baisse importante de l’AIC en rajoutant les variables temporelles aux modèles d’activité. De plus, on remarque que l’interaction 1 semble être la plus adéquate pour modéliser le type d’interaction qui existerait entre la vitesse du vent et les espèces.  Cela signifie que la fonction de lissage qui lie la vitesse du vent et le nombre de contacts (en tenant compte des interactions) qui pourraient exister entre l’espèce et la vitesse du vent est la somme deux fonctions :</w:t>
      </w:r>
    </w:p>
    <w:p w14:paraId="31E6B14B" w14:textId="77777777" w:rsidR="00C202A9" w:rsidRDefault="00C202A9" w:rsidP="00C202A9">
      <w:pPr>
        <w:pStyle w:val="Corpsdetexte"/>
        <w:rPr>
          <w:rFonts w:ascii="Arial" w:hAnsi="Arial" w:cs="Arial"/>
        </w:rPr>
      </w:pPr>
      <w:r>
        <w:rPr>
          <w:rFonts w:ascii="Arial" w:hAnsi="Arial" w:cs="Arial"/>
        </w:rPr>
        <w:t>-</w:t>
      </w:r>
      <w:r>
        <w:rPr>
          <w:rFonts w:ascii="Arial" w:hAnsi="Arial" w:cs="Arial"/>
        </w:rPr>
        <w:tab/>
        <w:t>une fonction globale qui est commune à toutes les espèces ;</w:t>
      </w:r>
    </w:p>
    <w:p w14:paraId="7A2C5459" w14:textId="77777777" w:rsidR="00C202A9" w:rsidRDefault="00C202A9" w:rsidP="00C202A9">
      <w:pPr>
        <w:pStyle w:val="Corpsdetexte"/>
        <w:rPr>
          <w:rFonts w:ascii="Arial" w:hAnsi="Arial" w:cs="Arial"/>
        </w:rPr>
      </w:pPr>
      <w:r>
        <w:rPr>
          <w:rFonts w:ascii="Arial" w:hAnsi="Arial" w:cs="Arial"/>
        </w:rPr>
        <w:t>-</w:t>
      </w:r>
      <w:r>
        <w:rPr>
          <w:rFonts w:ascii="Arial" w:hAnsi="Arial" w:cs="Arial"/>
        </w:rPr>
        <w:tab/>
        <w:t>une fonction spécifique à chaque espèce (Pedersen et al. 2018).</w:t>
      </w:r>
    </w:p>
    <w:p w14:paraId="11ACCCD3" w14:textId="77777777" w:rsidR="00C202A9" w:rsidRDefault="00C202A9" w:rsidP="00C202A9">
      <w:pPr>
        <w:pStyle w:val="Corpsdetexte"/>
        <w:rPr>
          <w:rFonts w:ascii="Arial" w:hAnsi="Arial" w:cs="Arial"/>
        </w:rPr>
      </w:pPr>
      <w:r w:rsidRPr="001B19FB">
        <w:rPr>
          <w:noProof/>
        </w:rPr>
        <w:drawing>
          <wp:inline distT="0" distB="0" distL="0" distR="0" wp14:anchorId="27F823ED" wp14:editId="384371E4">
            <wp:extent cx="6592186" cy="245554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2186" cy="2455545"/>
                    </a:xfrm>
                    <a:prstGeom prst="rect">
                      <a:avLst/>
                    </a:prstGeom>
                    <a:noFill/>
                    <a:ln>
                      <a:noFill/>
                    </a:ln>
                  </pic:spPr>
                </pic:pic>
              </a:graphicData>
            </a:graphic>
          </wp:inline>
        </w:drawing>
      </w:r>
    </w:p>
    <w:p w14:paraId="2D3A831C" w14:textId="0CAC205A" w:rsidR="00C202A9" w:rsidRDefault="00C202A9" w:rsidP="00C202A9">
      <w:pPr>
        <w:rPr>
          <w:rFonts w:ascii="Arial" w:hAnsi="Arial" w:cs="Arial"/>
        </w:rPr>
      </w:pPr>
      <w:bookmarkStart w:id="120" w:name="_Ref18865069"/>
      <w:bookmarkStart w:id="121" w:name="_Toc18874345"/>
      <w:r>
        <w:rPr>
          <w:rFonts w:ascii="Arial" w:hAnsi="Arial" w:cs="Arial"/>
          <w:i/>
          <w:iCs/>
        </w:rPr>
        <w:t xml:space="preserve">Tableau </w:t>
      </w:r>
      <w:r>
        <w:rPr>
          <w:rFonts w:ascii="Arial" w:hAnsi="Arial" w:cs="Arial"/>
          <w:i/>
          <w:iCs/>
        </w:rPr>
        <w:fldChar w:fldCharType="begin"/>
      </w:r>
      <w:r>
        <w:rPr>
          <w:rFonts w:ascii="Arial" w:hAnsi="Arial" w:cs="Arial"/>
          <w:i/>
          <w:iCs/>
        </w:rPr>
        <w:instrText xml:space="preserve"> SEQ Tableau \* ARABIC </w:instrText>
      </w:r>
      <w:r>
        <w:rPr>
          <w:rFonts w:ascii="Arial" w:hAnsi="Arial" w:cs="Arial"/>
          <w:i/>
          <w:iCs/>
        </w:rPr>
        <w:fldChar w:fldCharType="separate"/>
      </w:r>
      <w:r w:rsidR="00AA37E3">
        <w:rPr>
          <w:rFonts w:ascii="Arial" w:hAnsi="Arial" w:cs="Arial"/>
          <w:i/>
          <w:iCs/>
          <w:noProof/>
        </w:rPr>
        <w:t>4</w:t>
      </w:r>
      <w:r>
        <w:rPr>
          <w:rFonts w:ascii="Arial" w:hAnsi="Arial" w:cs="Arial"/>
          <w:i/>
          <w:iCs/>
        </w:rPr>
        <w:fldChar w:fldCharType="end"/>
      </w:r>
      <w:bookmarkEnd w:id="120"/>
      <w:r>
        <w:rPr>
          <w:rFonts w:ascii="Arial" w:hAnsi="Arial" w:cs="Arial"/>
          <w:i/>
          <w:iCs/>
        </w:rPr>
        <w:t>: AIC relatifs (</w:t>
      </w:r>
      <m:oMath>
        <m:r>
          <w:rPr>
            <w:rFonts w:ascii="Cambria Math" w:hAnsi="Cambria Math" w:cs="Arial"/>
          </w:rPr>
          <m:t>∆AIC)</m:t>
        </m:r>
      </m:oMath>
      <w:r>
        <w:rPr>
          <w:rFonts w:ascii="Arial" w:hAnsi="Arial" w:cs="Arial"/>
          <w:i/>
          <w:iCs/>
        </w:rPr>
        <w:t xml:space="preserve"> des modèles d'activité en fonction du type d'interaction et des variables explicatives</w:t>
      </w:r>
      <w:bookmarkEnd w:id="121"/>
    </w:p>
    <w:p w14:paraId="38C49573" w14:textId="77777777" w:rsidR="00C202A9" w:rsidRDefault="00C202A9" w:rsidP="00C202A9">
      <w:pPr>
        <w:rPr>
          <w:rFonts w:ascii="Arial" w:hAnsi="Arial" w:cs="Arial"/>
        </w:rPr>
      </w:pPr>
      <w:r>
        <w:rPr>
          <w:rFonts w:ascii="Arial" w:hAnsi="Arial" w:cs="Arial"/>
        </w:rPr>
        <w:t>Ainsi, nous gardons le modèle 5 comme modèle de prédiction de l’activité des chiroptères sur lequel nous approfondirons nos analyses. Considérons le tableau ci-dessous.</w:t>
      </w:r>
    </w:p>
    <w:p w14:paraId="68A6332B" w14:textId="77777777" w:rsidR="00C202A9" w:rsidRDefault="00C202A9" w:rsidP="00C202A9">
      <w:pPr>
        <w:rPr>
          <w:rFonts w:ascii="Arial" w:hAnsi="Arial" w:cs="Arial"/>
        </w:rPr>
      </w:pPr>
      <w:r>
        <w:rPr>
          <w:rFonts w:ascii="Arial" w:hAnsi="Arial" w:cs="Arial"/>
          <w:noProof/>
        </w:rPr>
        <w:drawing>
          <wp:inline distT="0" distB="0" distL="0" distR="0" wp14:anchorId="59551734" wp14:editId="30681636">
            <wp:extent cx="3495675" cy="12096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495675" cy="1209675"/>
                    </a:xfrm>
                    <a:prstGeom prst="rect">
                      <a:avLst/>
                    </a:prstGeom>
                    <a:noFill/>
                    <a:ln>
                      <a:noFill/>
                    </a:ln>
                  </pic:spPr>
                </pic:pic>
              </a:graphicData>
            </a:graphic>
          </wp:inline>
        </w:drawing>
      </w:r>
    </w:p>
    <w:p w14:paraId="4B05E305" w14:textId="37954CDE" w:rsidR="00C202A9" w:rsidRPr="007B50E4" w:rsidRDefault="00C202A9" w:rsidP="00C202A9">
      <w:pPr>
        <w:rPr>
          <w:rFonts w:ascii="Arial" w:hAnsi="Arial" w:cs="Arial"/>
          <w:i/>
          <w:iCs/>
        </w:rPr>
      </w:pPr>
      <w:bookmarkStart w:id="122" w:name="_Ref18864941"/>
      <w:bookmarkStart w:id="123" w:name="_Toc18874346"/>
      <w:r w:rsidRPr="007B50E4">
        <w:rPr>
          <w:rFonts w:ascii="Arial" w:hAnsi="Arial" w:cs="Arial"/>
          <w:i/>
          <w:iCs/>
        </w:rPr>
        <w:t xml:space="preserve">Tableau </w:t>
      </w:r>
      <w:r w:rsidRPr="007B50E4">
        <w:rPr>
          <w:rFonts w:ascii="Arial" w:hAnsi="Arial" w:cs="Arial"/>
          <w:i/>
          <w:iCs/>
        </w:rPr>
        <w:fldChar w:fldCharType="begin"/>
      </w:r>
      <w:r w:rsidRPr="007B50E4">
        <w:rPr>
          <w:rFonts w:ascii="Arial" w:hAnsi="Arial" w:cs="Arial"/>
          <w:i/>
          <w:iCs/>
        </w:rPr>
        <w:instrText xml:space="preserve"> SEQ Tableau \* ARABIC </w:instrText>
      </w:r>
      <w:r w:rsidRPr="007B50E4">
        <w:rPr>
          <w:rFonts w:ascii="Arial" w:hAnsi="Arial" w:cs="Arial"/>
          <w:i/>
          <w:iCs/>
        </w:rPr>
        <w:fldChar w:fldCharType="separate"/>
      </w:r>
      <w:r w:rsidR="00AA37E3">
        <w:rPr>
          <w:rFonts w:ascii="Arial" w:hAnsi="Arial" w:cs="Arial"/>
          <w:i/>
          <w:iCs/>
          <w:noProof/>
        </w:rPr>
        <w:t>5</w:t>
      </w:r>
      <w:r w:rsidRPr="007B50E4">
        <w:rPr>
          <w:rFonts w:ascii="Arial" w:hAnsi="Arial" w:cs="Arial"/>
          <w:i/>
          <w:iCs/>
        </w:rPr>
        <w:fldChar w:fldCharType="end"/>
      </w:r>
      <w:bookmarkEnd w:id="122"/>
      <w:r w:rsidRPr="007B50E4">
        <w:rPr>
          <w:rFonts w:ascii="Arial" w:hAnsi="Arial" w:cs="Arial"/>
          <w:i/>
          <w:iCs/>
        </w:rPr>
        <w:t>:degré de liberté et significativité des fonctions de lissage (edf = effetive degree of freedom, significativité :  0 ‘***’ 0.001 ‘**’ 0.01 ‘*’ 0.05)</w:t>
      </w:r>
      <w:bookmarkEnd w:id="123"/>
    </w:p>
    <w:p w14:paraId="3BE30DF5" w14:textId="5A5E0EAC" w:rsidR="00C202A9" w:rsidRDefault="00C202A9" w:rsidP="00C202A9">
      <w:pPr>
        <w:rPr>
          <w:rFonts w:ascii="Arial" w:hAnsi="Arial" w:cs="Arial"/>
        </w:rPr>
      </w:pPr>
      <w:r>
        <w:rPr>
          <w:rFonts w:ascii="Arial" w:hAnsi="Arial" w:cs="Arial"/>
        </w:rPr>
        <w:t xml:space="preserve">La significativité des fonctions de lissages des variables explicatives (p-value&lt;0.05) confirme que ces variables semblent avoir un effet non nul. Mieux, si une variable n’est pas significative, la courbe de sa fonction de lissage est une droite horizontale et égale </w:t>
      </w:r>
      <w:r>
        <w:rPr>
          <w:rFonts w:ascii="Arial" w:hAnsi="Arial" w:cs="Arial"/>
        </w:rPr>
        <w:lastRenderedPageBreak/>
        <w:t xml:space="preserve">à zéro </w:t>
      </w:r>
      <w:r w:rsidR="00AE1EDA">
        <w:rPr>
          <w:rFonts w:ascii="Arial" w:hAnsi="Arial" w:cs="Arial"/>
        </w:rPr>
        <w:t>quel que</w:t>
      </w:r>
      <w:r>
        <w:rPr>
          <w:rFonts w:ascii="Arial" w:hAnsi="Arial" w:cs="Arial"/>
        </w:rPr>
        <w:t xml:space="preserve"> soit la valeur de cette variable explicative. Comme ce n’est pas le cas pour la vitesse du vent, la température, la date de la nuit, l’heure relative et l’espèce on déduit que ces variables sont significatives.</w:t>
      </w:r>
    </w:p>
    <w:p w14:paraId="109B535D" w14:textId="77777777" w:rsidR="00C202A9" w:rsidRDefault="00C202A9" w:rsidP="00C202A9">
      <w:pPr>
        <w:rPr>
          <w:rFonts w:ascii="Arial" w:hAnsi="Arial" w:cs="Arial"/>
        </w:rPr>
      </w:pPr>
      <w:r w:rsidRPr="00F65A0C">
        <w:rPr>
          <w:rFonts w:ascii="Arial" w:hAnsi="Arial" w:cs="Arial"/>
          <w:noProof/>
        </w:rPr>
        <w:drawing>
          <wp:inline distT="0" distB="0" distL="0" distR="0" wp14:anchorId="2428D3CF" wp14:editId="4D527CE6">
            <wp:extent cx="3739487" cy="2143858"/>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7711" cy="2188704"/>
                    </a:xfrm>
                    <a:prstGeom prst="rect">
                      <a:avLst/>
                    </a:prstGeom>
                    <a:noFill/>
                    <a:ln>
                      <a:noFill/>
                    </a:ln>
                  </pic:spPr>
                </pic:pic>
              </a:graphicData>
            </a:graphic>
          </wp:inline>
        </w:drawing>
      </w:r>
    </w:p>
    <w:p w14:paraId="31D9C4B8" w14:textId="7DB25144" w:rsidR="00C202A9" w:rsidRDefault="00C202A9" w:rsidP="00C202A9">
      <w:pPr>
        <w:pStyle w:val="Lgende"/>
      </w:pPr>
      <w:bookmarkStart w:id="124" w:name="_Toc18874326"/>
      <w:r>
        <w:t xml:space="preserve">Figure </w:t>
      </w:r>
      <w:fldSimple w:instr=" SEQ Figure \* ARABIC ">
        <w:r w:rsidR="00326AA6">
          <w:rPr>
            <w:noProof/>
          </w:rPr>
          <w:t>14</w:t>
        </w:r>
      </w:fldSimple>
      <w:r>
        <w:t>:</w:t>
      </w:r>
      <w:r w:rsidRPr="00D80D62">
        <w:t>courbe de la fonction de lissage de la temp</w:t>
      </w:r>
      <w:r>
        <w:t>érature</w:t>
      </w:r>
      <w:bookmarkEnd w:id="124"/>
    </w:p>
    <w:p w14:paraId="0A5C8796" w14:textId="77777777" w:rsidR="00C202A9" w:rsidRDefault="00C202A9" w:rsidP="00C202A9"/>
    <w:p w14:paraId="1ACA3693" w14:textId="77777777" w:rsidR="00C202A9" w:rsidRPr="007B50E4" w:rsidRDefault="00C202A9" w:rsidP="00C202A9">
      <w:pPr>
        <w:rPr>
          <w:rFonts w:ascii="Arial" w:hAnsi="Arial" w:cs="Arial"/>
        </w:rPr>
      </w:pPr>
      <w:r w:rsidRPr="00F65A0C">
        <w:rPr>
          <w:rFonts w:ascii="Arial" w:hAnsi="Arial" w:cs="Arial"/>
          <w:noProof/>
        </w:rPr>
        <w:drawing>
          <wp:inline distT="0" distB="0" distL="0" distR="0" wp14:anchorId="708E4F14" wp14:editId="1E7CB611">
            <wp:extent cx="3761272" cy="215634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938" cy="2185393"/>
                    </a:xfrm>
                    <a:prstGeom prst="rect">
                      <a:avLst/>
                    </a:prstGeom>
                    <a:noFill/>
                    <a:ln>
                      <a:noFill/>
                    </a:ln>
                  </pic:spPr>
                </pic:pic>
              </a:graphicData>
            </a:graphic>
          </wp:inline>
        </w:drawing>
      </w:r>
    </w:p>
    <w:p w14:paraId="5A9C57E7" w14:textId="698F9D47" w:rsidR="00C202A9" w:rsidRPr="007B50E4" w:rsidRDefault="00C202A9" w:rsidP="00C202A9">
      <w:pPr>
        <w:rPr>
          <w:rFonts w:ascii="Arial" w:hAnsi="Arial" w:cs="Arial"/>
          <w:i/>
          <w:iCs/>
        </w:rPr>
      </w:pPr>
      <w:bookmarkStart w:id="125" w:name="_Toc18874327"/>
      <w:r w:rsidRPr="007B50E4">
        <w:rPr>
          <w:rFonts w:ascii="Arial" w:hAnsi="Arial" w:cs="Arial"/>
          <w:i/>
          <w:iCs/>
        </w:rPr>
        <w:t xml:space="preserve">Figure </w:t>
      </w:r>
      <w:r w:rsidRPr="007B50E4">
        <w:rPr>
          <w:rFonts w:ascii="Arial" w:hAnsi="Arial" w:cs="Arial"/>
          <w:i/>
          <w:iCs/>
        </w:rPr>
        <w:fldChar w:fldCharType="begin"/>
      </w:r>
      <w:r w:rsidRPr="007B50E4">
        <w:rPr>
          <w:rFonts w:ascii="Arial" w:hAnsi="Arial" w:cs="Arial"/>
          <w:i/>
          <w:iCs/>
        </w:rPr>
        <w:instrText xml:space="preserve"> SEQ Figure \* ARABIC </w:instrText>
      </w:r>
      <w:r w:rsidRPr="007B50E4">
        <w:rPr>
          <w:rFonts w:ascii="Arial" w:hAnsi="Arial" w:cs="Arial"/>
          <w:i/>
          <w:iCs/>
        </w:rPr>
        <w:fldChar w:fldCharType="separate"/>
      </w:r>
      <w:r w:rsidR="00326AA6">
        <w:rPr>
          <w:rFonts w:ascii="Arial" w:hAnsi="Arial" w:cs="Arial"/>
          <w:i/>
          <w:iCs/>
          <w:noProof/>
        </w:rPr>
        <w:t>15</w:t>
      </w:r>
      <w:r w:rsidRPr="007B50E4">
        <w:rPr>
          <w:rFonts w:ascii="Arial" w:hAnsi="Arial" w:cs="Arial"/>
          <w:i/>
          <w:iCs/>
        </w:rPr>
        <w:fldChar w:fldCharType="end"/>
      </w:r>
      <w:r w:rsidRPr="007B50E4">
        <w:rPr>
          <w:rFonts w:ascii="Arial" w:hAnsi="Arial" w:cs="Arial"/>
          <w:i/>
          <w:iCs/>
        </w:rPr>
        <w:t>: courbe de la fonction de lissage de la vitesse du vent</w:t>
      </w:r>
      <w:bookmarkEnd w:id="125"/>
    </w:p>
    <w:p w14:paraId="3AE52318" w14:textId="77777777" w:rsidR="00C202A9" w:rsidRDefault="00C202A9" w:rsidP="00C202A9">
      <w:pPr>
        <w:rPr>
          <w:rFonts w:ascii="Arial" w:hAnsi="Arial" w:cs="Arial"/>
        </w:rPr>
      </w:pPr>
      <w:r w:rsidRPr="00F65A0C">
        <w:rPr>
          <w:rFonts w:ascii="Arial" w:hAnsi="Arial" w:cs="Arial"/>
          <w:noProof/>
        </w:rPr>
        <w:drawing>
          <wp:inline distT="0" distB="0" distL="0" distR="0" wp14:anchorId="31617122" wp14:editId="023DFFB8">
            <wp:extent cx="4053385" cy="2323816"/>
            <wp:effectExtent l="0" t="0" r="4445"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6814" cy="2342981"/>
                    </a:xfrm>
                    <a:prstGeom prst="rect">
                      <a:avLst/>
                    </a:prstGeom>
                    <a:noFill/>
                    <a:ln>
                      <a:noFill/>
                    </a:ln>
                  </pic:spPr>
                </pic:pic>
              </a:graphicData>
            </a:graphic>
          </wp:inline>
        </w:drawing>
      </w:r>
    </w:p>
    <w:p w14:paraId="038011F6" w14:textId="6F41E40C" w:rsidR="00C202A9" w:rsidRPr="007B50E4" w:rsidRDefault="00C202A9" w:rsidP="00C202A9">
      <w:pPr>
        <w:rPr>
          <w:rFonts w:ascii="Arial" w:hAnsi="Arial" w:cs="Arial"/>
          <w:i/>
          <w:iCs/>
        </w:rPr>
      </w:pPr>
      <w:bookmarkStart w:id="126" w:name="_Toc18874328"/>
      <w:r w:rsidRPr="007B50E4">
        <w:rPr>
          <w:rFonts w:ascii="Arial" w:hAnsi="Arial" w:cs="Arial"/>
          <w:i/>
          <w:iCs/>
        </w:rPr>
        <w:lastRenderedPageBreak/>
        <w:t xml:space="preserve">Figure </w:t>
      </w:r>
      <w:r w:rsidRPr="007B50E4">
        <w:rPr>
          <w:rFonts w:ascii="Arial" w:hAnsi="Arial" w:cs="Arial"/>
          <w:i/>
          <w:iCs/>
        </w:rPr>
        <w:fldChar w:fldCharType="begin"/>
      </w:r>
      <w:r w:rsidRPr="007B50E4">
        <w:rPr>
          <w:rFonts w:ascii="Arial" w:hAnsi="Arial" w:cs="Arial"/>
          <w:i/>
          <w:iCs/>
        </w:rPr>
        <w:instrText xml:space="preserve"> SEQ Figure \* ARABIC </w:instrText>
      </w:r>
      <w:r w:rsidRPr="007B50E4">
        <w:rPr>
          <w:rFonts w:ascii="Arial" w:hAnsi="Arial" w:cs="Arial"/>
          <w:i/>
          <w:iCs/>
        </w:rPr>
        <w:fldChar w:fldCharType="separate"/>
      </w:r>
      <w:r w:rsidR="00326AA6">
        <w:rPr>
          <w:rFonts w:ascii="Arial" w:hAnsi="Arial" w:cs="Arial"/>
          <w:i/>
          <w:iCs/>
          <w:noProof/>
        </w:rPr>
        <w:t>16</w:t>
      </w:r>
      <w:r w:rsidRPr="007B50E4">
        <w:rPr>
          <w:rFonts w:ascii="Arial" w:hAnsi="Arial" w:cs="Arial"/>
          <w:i/>
          <w:iCs/>
        </w:rPr>
        <w:fldChar w:fldCharType="end"/>
      </w:r>
      <w:r w:rsidRPr="007B50E4">
        <w:rPr>
          <w:rFonts w:ascii="Arial" w:hAnsi="Arial" w:cs="Arial"/>
          <w:i/>
          <w:iCs/>
        </w:rPr>
        <w:t>:courbes des fonctions de lissages de la vitesse du vent spécifiques à chacune des 22 espèces</w:t>
      </w:r>
      <w:bookmarkEnd w:id="126"/>
    </w:p>
    <w:p w14:paraId="633DAD5B" w14:textId="77777777" w:rsidR="00C202A9" w:rsidRDefault="00C202A9" w:rsidP="00C202A9">
      <w:pPr>
        <w:rPr>
          <w:rFonts w:ascii="Arial" w:hAnsi="Arial" w:cs="Arial"/>
        </w:rPr>
      </w:pPr>
      <w:r w:rsidRPr="007B50E4">
        <w:rPr>
          <w:rFonts w:ascii="Arial" w:hAnsi="Arial" w:cs="Arial"/>
          <w:noProof/>
        </w:rPr>
        <w:drawing>
          <wp:inline distT="0" distB="0" distL="0" distR="0" wp14:anchorId="1F87EB92" wp14:editId="3C64FC96">
            <wp:extent cx="4051738" cy="2322871"/>
            <wp:effectExtent l="0" t="0" r="635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0480" cy="2345082"/>
                    </a:xfrm>
                    <a:prstGeom prst="rect">
                      <a:avLst/>
                    </a:prstGeom>
                    <a:noFill/>
                    <a:ln>
                      <a:noFill/>
                    </a:ln>
                  </pic:spPr>
                </pic:pic>
              </a:graphicData>
            </a:graphic>
          </wp:inline>
        </w:drawing>
      </w:r>
    </w:p>
    <w:p w14:paraId="50307597" w14:textId="3B0C1760" w:rsidR="00C202A9" w:rsidRDefault="00C202A9" w:rsidP="00C202A9">
      <w:pPr>
        <w:rPr>
          <w:rFonts w:ascii="Arial" w:hAnsi="Arial" w:cs="Arial"/>
        </w:rPr>
      </w:pPr>
      <w:bookmarkStart w:id="127" w:name="_Toc18874329"/>
      <w:r w:rsidRPr="007B50E4">
        <w:rPr>
          <w:rFonts w:ascii="Arial" w:hAnsi="Arial" w:cs="Arial"/>
        </w:rPr>
        <w:t xml:space="preserve">Figure </w:t>
      </w:r>
      <w:r w:rsidRPr="007B50E4">
        <w:rPr>
          <w:rFonts w:ascii="Arial" w:hAnsi="Arial" w:cs="Arial"/>
        </w:rPr>
        <w:fldChar w:fldCharType="begin"/>
      </w:r>
      <w:r w:rsidRPr="007B50E4">
        <w:rPr>
          <w:rFonts w:ascii="Arial" w:hAnsi="Arial" w:cs="Arial"/>
        </w:rPr>
        <w:instrText xml:space="preserve"> SEQ Figure \* ARABIC </w:instrText>
      </w:r>
      <w:r w:rsidRPr="007B50E4">
        <w:rPr>
          <w:rFonts w:ascii="Arial" w:hAnsi="Arial" w:cs="Arial"/>
        </w:rPr>
        <w:fldChar w:fldCharType="separate"/>
      </w:r>
      <w:r w:rsidR="00326AA6">
        <w:rPr>
          <w:rFonts w:ascii="Arial" w:hAnsi="Arial" w:cs="Arial"/>
          <w:noProof/>
        </w:rPr>
        <w:t>17</w:t>
      </w:r>
      <w:r w:rsidRPr="007B50E4">
        <w:rPr>
          <w:rFonts w:ascii="Arial" w:hAnsi="Arial" w:cs="Arial"/>
        </w:rPr>
        <w:fldChar w:fldCharType="end"/>
      </w:r>
      <w:r w:rsidRPr="007B50E4">
        <w:rPr>
          <w:rFonts w:ascii="Arial" w:hAnsi="Arial" w:cs="Arial"/>
        </w:rPr>
        <w:t>: courbe de la fonction de lissage de la date de la nuit</w:t>
      </w:r>
      <w:bookmarkEnd w:id="127"/>
    </w:p>
    <w:p w14:paraId="6E1C1385" w14:textId="77777777" w:rsidR="00C202A9" w:rsidRDefault="00C202A9" w:rsidP="00C202A9">
      <w:pPr>
        <w:pStyle w:val="Lgende"/>
      </w:pPr>
      <w:r w:rsidRPr="00F65A0C">
        <w:rPr>
          <w:rFonts w:ascii="Arial" w:hAnsi="Arial" w:cs="Arial"/>
          <w:noProof/>
        </w:rPr>
        <w:drawing>
          <wp:inline distT="0" distB="0" distL="0" distR="0" wp14:anchorId="093AC7FC" wp14:editId="2F16B895">
            <wp:extent cx="3846787" cy="2205374"/>
            <wp:effectExtent l="0" t="0" r="1905"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8361" cy="2223475"/>
                    </a:xfrm>
                    <a:prstGeom prst="rect">
                      <a:avLst/>
                    </a:prstGeom>
                    <a:noFill/>
                    <a:ln>
                      <a:noFill/>
                    </a:ln>
                  </pic:spPr>
                </pic:pic>
              </a:graphicData>
            </a:graphic>
          </wp:inline>
        </w:drawing>
      </w:r>
    </w:p>
    <w:p w14:paraId="4625C436" w14:textId="14A9090E" w:rsidR="00C202A9" w:rsidRDefault="00C202A9" w:rsidP="00C202A9">
      <w:pPr>
        <w:pStyle w:val="Lgende"/>
        <w:rPr>
          <w:rFonts w:ascii="Arial" w:hAnsi="Arial" w:cs="Arial"/>
        </w:rPr>
      </w:pPr>
      <w:bookmarkStart w:id="128" w:name="_Toc18874330"/>
      <w:r>
        <w:t xml:space="preserve">Figure </w:t>
      </w:r>
      <w:fldSimple w:instr=" SEQ Figure \* ARABIC ">
        <w:r w:rsidR="00326AA6">
          <w:rPr>
            <w:noProof/>
          </w:rPr>
          <w:t>18</w:t>
        </w:r>
      </w:fldSimple>
      <w:r>
        <w:t xml:space="preserve">: </w:t>
      </w:r>
      <w:r w:rsidRPr="00E47634">
        <w:t>courbe de la fonction de lissage de l</w:t>
      </w:r>
      <w:r>
        <w:t>'heure relative au coucher du soleil</w:t>
      </w:r>
      <w:bookmarkEnd w:id="128"/>
    </w:p>
    <w:p w14:paraId="31E51EDD" w14:textId="77777777" w:rsidR="00C202A9" w:rsidRDefault="00C202A9" w:rsidP="00C202A9">
      <w:pPr>
        <w:rPr>
          <w:rFonts w:ascii="Arial" w:hAnsi="Arial" w:cs="Arial"/>
        </w:rPr>
      </w:pPr>
    </w:p>
    <w:p w14:paraId="3DDDD68F" w14:textId="77777777" w:rsidR="00C202A9" w:rsidRDefault="00C202A9" w:rsidP="00C202A9">
      <w:pPr>
        <w:rPr>
          <w:rFonts w:ascii="Arial" w:hAnsi="Arial" w:cs="Arial"/>
        </w:rPr>
      </w:pPr>
      <w:r>
        <w:rPr>
          <w:rFonts w:ascii="Arial" w:hAnsi="Arial" w:cs="Arial"/>
        </w:rPr>
        <w:t xml:space="preserve"> Les degrés de liberté effectif (edf) supérieurs à 1 (</w:t>
      </w:r>
      <w:r>
        <w:rPr>
          <w:rFonts w:ascii="Arial" w:hAnsi="Arial" w:cs="Arial"/>
        </w:rPr>
        <w:fldChar w:fldCharType="begin"/>
      </w:r>
      <w:r>
        <w:rPr>
          <w:rFonts w:ascii="Arial" w:hAnsi="Arial" w:cs="Arial"/>
        </w:rPr>
        <w:instrText xml:space="preserve"> REF _Ref18864941 \h </w:instrText>
      </w:r>
      <w:r>
        <w:rPr>
          <w:rFonts w:ascii="Arial" w:hAnsi="Arial" w:cs="Arial"/>
        </w:rPr>
      </w:r>
      <w:r>
        <w:rPr>
          <w:rFonts w:ascii="Arial" w:hAnsi="Arial" w:cs="Arial"/>
        </w:rPr>
        <w:fldChar w:fldCharType="separate"/>
      </w:r>
      <w:r w:rsidRPr="007B50E4">
        <w:rPr>
          <w:rFonts w:ascii="Arial" w:hAnsi="Arial" w:cs="Arial"/>
          <w:i/>
          <w:iCs/>
        </w:rPr>
        <w:t>Tableau 5</w:t>
      </w:r>
      <w:r>
        <w:rPr>
          <w:rFonts w:ascii="Arial" w:hAnsi="Arial" w:cs="Arial"/>
        </w:rPr>
        <w:fldChar w:fldCharType="end"/>
      </w:r>
      <w:r>
        <w:rPr>
          <w:rFonts w:ascii="Arial" w:hAnsi="Arial" w:cs="Arial"/>
        </w:rPr>
        <w:t xml:space="preserve">)  montre que les relations qui existent entre ses variables explicatives et le nombre de contacts ne sont pas linéaires. En effet, l’edf permet de mesurer la complexité des relations qui existent entre les variables explicatives et le nombre de contacts. Elle donne une idée du nombre de paramètres qui faut pour estimer ces fonctions de lissage </w:t>
      </w:r>
      <w:r>
        <w:rPr>
          <w:rFonts w:ascii="Arial" w:hAnsi="Arial" w:cs="Arial"/>
        </w:rPr>
        <w:fldChar w:fldCharType="begin"/>
      </w:r>
      <w:r>
        <w:rPr>
          <w:rFonts w:ascii="Arial" w:hAnsi="Arial" w:cs="Arial"/>
        </w:rPr>
        <w:instrText xml:space="preserve"> ADDIN ZOTERO_ITEM CSL_CITATION {"citationID":"sANtVGbP","properties":{"formattedCitation":"(Pedersen et al. 2018)","plainCitation":"(Pedersen et al. 2018)","noteIndex":0},"citationItems":[{"id":102,"uris":["http://zotero.org/users/local/YDB3GLjc/items/TR6TK6VM"],"uri":["http://zotero.org/users/local/YDB3GLjc/items/TR6TK6VM"],"itemData":{"id":102,"type":"article-journal","title":"Hierarchical generalized additive models: an introduction with mgcv","source":"DataCite","abstract":"In this paper, we discuss an extension to two popular approaches to modelling complex structures in ecological data: the generalized additive model (GAM) and the hierarchical model (HGLM). The hierarchical GAM (HGAM), allows modelling of nonlinear functional relationships between covariates and outcomes where the shape of the function itself varies between different grouping levels. We describe the theoretical connection between these models, HGLMs and GAMs, explain how to model different assumptions about the degree of inter-group variability in functional response, and show how HGAMs can be readily fitted using existing GAM software, the mgcv package in R. We also discuss computational and statistical issues with fitting these models, and demonstrate how to fit HGAMs on example data.","URL":"https://peerj.com/preprints/27320","DOI":"10.7287/peerj.preprints.27320v1","title-short":"Hierarchical generalized additive models","author":[{"family":"Pedersen","given":"Eric J"},{"family":"Miller","given":"David L."},{"family":"Simpson","given":"Gavin L."},{"family":"Ross","given":"Noam"}],"issued":{"date-parts":[["2018"]],"season":"11"},"accessed":{"date-parts":[["2019",8,22]]}}}],"schema":"https://github.com/citation-style-language/schema/raw/master/csl-citation.json"} </w:instrText>
      </w:r>
      <w:r>
        <w:rPr>
          <w:rFonts w:ascii="Arial" w:hAnsi="Arial" w:cs="Arial"/>
        </w:rPr>
        <w:fldChar w:fldCharType="separate"/>
      </w:r>
      <w:r>
        <w:rPr>
          <w:rFonts w:ascii="Arial" w:hAnsi="Arial" w:cs="Arial"/>
        </w:rPr>
        <w:t>(Pedersen et al. 2018)</w:t>
      </w:r>
      <w:r>
        <w:rPr>
          <w:rFonts w:ascii="Arial" w:hAnsi="Arial" w:cs="Arial"/>
        </w:rPr>
        <w:fldChar w:fldCharType="end"/>
      </w:r>
      <w:r>
        <w:rPr>
          <w:rFonts w:ascii="Arial" w:hAnsi="Arial" w:cs="Arial"/>
        </w:rPr>
        <w:t>. Comme il ne faut qu’un seul paramètre (la pente) pour les fonctions linéaires on déduit que ces fonctions de lissage ne sont pas linéaires.</w:t>
      </w:r>
    </w:p>
    <w:p w14:paraId="027CF05D" w14:textId="77777777" w:rsidR="00C202A9" w:rsidRDefault="00C202A9" w:rsidP="00C202A9">
      <w:pPr>
        <w:rPr>
          <w:rFonts w:ascii="Arial" w:hAnsi="Arial" w:cs="Arial"/>
        </w:rPr>
      </w:pPr>
      <w:r>
        <w:rPr>
          <w:rFonts w:ascii="Arial" w:hAnsi="Arial" w:cs="Arial"/>
        </w:rPr>
        <w:t xml:space="preserve">De plus, on remarque que la fonction lissage spécifique à chaque espèce ( s(vitesse du vent, espèce) ) a un edf très élevé, cela s’explique par le fait que c’est une fonction composée de plusieurs sous fonctions qui correspondent chacune à une des 22 espèces de chiroptères. Ce type d’interaction conduit vite à des modèles complexes et donc à calculs intensifs exigeant machines performantes et des temps </w:t>
      </w:r>
      <w:r>
        <w:rPr>
          <w:rFonts w:ascii="Arial" w:hAnsi="Arial" w:cs="Arial"/>
        </w:rPr>
        <w:lastRenderedPageBreak/>
        <w:t>d’ajustements importants.</w:t>
      </w:r>
    </w:p>
    <w:p w14:paraId="0E1DCD0C" w14:textId="77777777" w:rsidR="00C202A9" w:rsidRDefault="00C202A9" w:rsidP="00C202A9">
      <w:pPr>
        <w:rPr>
          <w:rFonts w:ascii="Arial" w:hAnsi="Arial" w:cs="Arial"/>
        </w:rPr>
      </w:pPr>
      <w:r>
        <w:rPr>
          <w:rFonts w:ascii="Arial" w:hAnsi="Arial" w:cs="Arial"/>
        </w:rPr>
        <w:t xml:space="preserve">Nous avons aussi ajusté des modèles linéaires généralisés. Il est probable que ces modèles soient moins efficaces pour prédire l’activité des chiroptères (Cf. </w:t>
      </w:r>
      <w:r>
        <w:rPr>
          <w:rFonts w:ascii="Arial" w:hAnsi="Arial" w:cs="Arial"/>
        </w:rPr>
        <w:fldChar w:fldCharType="begin"/>
      </w:r>
      <w:r>
        <w:rPr>
          <w:rFonts w:ascii="Arial" w:hAnsi="Arial" w:cs="Arial"/>
        </w:rPr>
        <w:instrText xml:space="preserve"> REF _Ref18865069 \h </w:instrText>
      </w:r>
      <w:r>
        <w:rPr>
          <w:rFonts w:ascii="Arial" w:hAnsi="Arial" w:cs="Arial"/>
        </w:rPr>
      </w:r>
      <w:r>
        <w:rPr>
          <w:rFonts w:ascii="Arial" w:hAnsi="Arial" w:cs="Arial"/>
        </w:rPr>
        <w:fldChar w:fldCharType="separate"/>
      </w:r>
      <w:r>
        <w:rPr>
          <w:rFonts w:ascii="Arial" w:hAnsi="Arial" w:cs="Arial"/>
          <w:i/>
          <w:iCs/>
        </w:rPr>
        <w:t>Tableau 4</w:t>
      </w:r>
      <w:r>
        <w:rPr>
          <w:rFonts w:ascii="Arial" w:hAnsi="Arial" w:cs="Arial"/>
        </w:rPr>
        <w:fldChar w:fldCharType="end"/>
      </w:r>
      <w:r>
        <w:rPr>
          <w:rFonts w:ascii="Arial" w:hAnsi="Arial" w:cs="Arial"/>
        </w:rPr>
        <w:t>) mais il se peut qu’ils soient capables d’offrir de bonnes performances au regard du faible nombre de paramètres qu’ils nécessitent et de leur simplicité de déploiement dans des langages de programmation généralistes.</w:t>
      </w:r>
    </w:p>
    <w:p w14:paraId="284FEDC0" w14:textId="77777777" w:rsidR="00C202A9" w:rsidRDefault="00CC6269" w:rsidP="00C202A9">
      <w:pPr>
        <w:pStyle w:val="Titre1"/>
        <w:numPr>
          <w:ilvl w:val="2"/>
          <w:numId w:val="1"/>
        </w:numPr>
        <w:rPr>
          <w:rFonts w:cs="Arial"/>
        </w:rPr>
      </w:pPr>
      <w:hyperlink w:anchor="_Toc11311526" w:history="1">
        <w:bookmarkStart w:id="129" w:name="_Toc18874392"/>
        <w:r w:rsidR="00C202A9">
          <w:rPr>
            <w:rFonts w:cs="Arial"/>
          </w:rPr>
          <w:t>Performance</w:t>
        </w:r>
      </w:hyperlink>
      <w:r w:rsidR="00C202A9">
        <w:rPr>
          <w:rFonts w:cs="Arial"/>
        </w:rPr>
        <w:t xml:space="preserve"> des stratégies de bridages</w:t>
      </w:r>
      <w:bookmarkEnd w:id="129"/>
    </w:p>
    <w:p w14:paraId="1D60A58F" w14:textId="77777777" w:rsidR="00C202A9" w:rsidRDefault="00C202A9" w:rsidP="00C202A9">
      <w:pPr>
        <w:pStyle w:val="TM3"/>
        <w:tabs>
          <w:tab w:val="right" w:leader="dot" w:pos="9396"/>
        </w:tabs>
        <w:ind w:left="0"/>
        <w:jc w:val="both"/>
        <w:rPr>
          <w:rFonts w:ascii="Arial" w:hAnsi="Arial" w:cs="Arial"/>
          <w:sz w:val="24"/>
          <w:szCs w:val="24"/>
        </w:rPr>
      </w:pPr>
      <w:r>
        <w:rPr>
          <w:rFonts w:ascii="Arial" w:hAnsi="Arial" w:cs="Arial"/>
          <w:sz w:val="24"/>
          <w:szCs w:val="24"/>
        </w:rPr>
        <w:t xml:space="preserve">La </w:t>
      </w:r>
      <w:r w:rsidRPr="001B307C">
        <w:rPr>
          <w:rFonts w:ascii="Arial" w:hAnsi="Arial" w:cs="Arial"/>
          <w:i/>
          <w:iCs/>
          <w:sz w:val="24"/>
          <w:szCs w:val="24"/>
        </w:rPr>
        <w:fldChar w:fldCharType="begin"/>
      </w:r>
      <w:r w:rsidRPr="001B307C">
        <w:rPr>
          <w:rFonts w:ascii="Arial" w:hAnsi="Arial" w:cs="Arial"/>
          <w:i/>
          <w:iCs/>
          <w:sz w:val="24"/>
          <w:szCs w:val="24"/>
        </w:rPr>
        <w:instrText xml:space="preserve"> REF _Ref18849670 \h  \* MERGEFORMAT </w:instrText>
      </w:r>
      <w:r w:rsidRPr="001B307C">
        <w:rPr>
          <w:rFonts w:ascii="Arial" w:hAnsi="Arial" w:cs="Arial"/>
          <w:i/>
          <w:iCs/>
          <w:sz w:val="24"/>
          <w:szCs w:val="24"/>
        </w:rPr>
      </w:r>
      <w:r w:rsidRPr="001B307C">
        <w:rPr>
          <w:rFonts w:ascii="Arial" w:hAnsi="Arial" w:cs="Arial"/>
          <w:i/>
          <w:iCs/>
          <w:sz w:val="24"/>
          <w:szCs w:val="24"/>
        </w:rPr>
        <w:fldChar w:fldCharType="separate"/>
      </w:r>
      <w:r w:rsidRPr="001B307C">
        <w:rPr>
          <w:rFonts w:ascii="Arial" w:hAnsi="Arial" w:cs="Arial"/>
          <w:i/>
          <w:iCs/>
          <w:sz w:val="24"/>
          <w:szCs w:val="24"/>
        </w:rPr>
        <w:t>Figure 12</w:t>
      </w:r>
      <w:r w:rsidRPr="001B307C">
        <w:rPr>
          <w:rFonts w:ascii="Arial" w:hAnsi="Arial" w:cs="Arial"/>
          <w:i/>
          <w:iCs/>
          <w:sz w:val="24"/>
          <w:szCs w:val="24"/>
        </w:rPr>
        <w:fldChar w:fldCharType="end"/>
      </w:r>
      <w:r>
        <w:rPr>
          <w:rFonts w:ascii="Arial" w:hAnsi="Arial" w:cs="Arial"/>
          <w:sz w:val="24"/>
          <w:szCs w:val="24"/>
        </w:rPr>
        <w:t xml:space="preserve"> montre que les stratégies de bridages (cf. </w:t>
      </w:r>
      <w:r>
        <w:rPr>
          <w:rFonts w:ascii="Arial" w:hAnsi="Arial" w:cs="Arial"/>
          <w:sz w:val="24"/>
          <w:szCs w:val="24"/>
        </w:rPr>
        <w:fldChar w:fldCharType="begin"/>
      </w:r>
      <w:r>
        <w:rPr>
          <w:rFonts w:ascii="Arial" w:hAnsi="Arial" w:cs="Arial"/>
          <w:sz w:val="24"/>
          <w:szCs w:val="24"/>
        </w:rPr>
        <w:instrText xml:space="preserve"> REF _Ref18158506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 xml:space="preserve"> 2.2.1 </w:t>
      </w:r>
      <w:r>
        <w:rPr>
          <w:rFonts w:ascii="Arial" w:hAnsi="Arial" w:cs="Arial"/>
          <w:sz w:val="24"/>
          <w:szCs w:val="24"/>
        </w:rPr>
        <w:fldChar w:fldCharType="end"/>
      </w:r>
      <w:r>
        <w:rPr>
          <w:rFonts w:ascii="Arial" w:hAnsi="Arial" w:cs="Arial"/>
          <w:sz w:val="24"/>
          <w:szCs w:val="24"/>
        </w:rPr>
        <w:t>pour définition) que nous avons développées au cours de notre étude ont des performances assez proches, avec un léger avantage pour la stratégie de bridage basée sur le modèle linéaire généralisé qui prédit l’activité des chiroptères à partir des facteurs météorologiques et temporels. Cependant, cette différence apparait très faible au regard de l’intervalle de confiance des prédictions. Elle peut donc être due au hasard mais elle pourrait s’expliquer par la plus faible complexité des GLMs qui les rend moins sensibles au surajustement. Ainsi, cette expérience de validation croisée suggère que les GAMs) que nous avons ajustés pourraient être légèrement sur-ajustés par rapport aux GLMs.</w:t>
      </w:r>
    </w:p>
    <w:p w14:paraId="1FBC2B61" w14:textId="77777777" w:rsidR="00C202A9" w:rsidRDefault="00C202A9" w:rsidP="00C202A9">
      <w:pPr>
        <w:rPr>
          <w:rFonts w:ascii="Arial" w:hAnsi="Arial" w:cs="Arial"/>
        </w:rPr>
      </w:pPr>
    </w:p>
    <w:p w14:paraId="10D8E635" w14:textId="77777777" w:rsidR="00C202A9" w:rsidRDefault="00C202A9" w:rsidP="00C202A9">
      <w:pPr>
        <w:pStyle w:val="TM3"/>
        <w:keepNext/>
        <w:tabs>
          <w:tab w:val="right" w:leader="dot" w:pos="9396"/>
        </w:tabs>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14:anchorId="15B40226" wp14:editId="35C3335D">
                <wp:simplePos x="0" y="0"/>
                <wp:positionH relativeFrom="column">
                  <wp:posOffset>4015105</wp:posOffset>
                </wp:positionH>
                <wp:positionV relativeFrom="paragraph">
                  <wp:posOffset>1328420</wp:posOffset>
                </wp:positionV>
                <wp:extent cx="771525" cy="142875"/>
                <wp:effectExtent l="0" t="0" r="9525" b="9525"/>
                <wp:wrapNone/>
                <wp:docPr id="51" name="Rectangle : coins arrondis 51"/>
                <wp:cNvGraphicFramePr/>
                <a:graphic xmlns:a="http://schemas.openxmlformats.org/drawingml/2006/main">
                  <a:graphicData uri="http://schemas.microsoft.com/office/word/2010/wordprocessingShape">
                    <wps:wsp>
                      <wps:cNvSpPr/>
                      <wps:spPr>
                        <a:xfrm>
                          <a:off x="0" y="0"/>
                          <a:ext cx="771525" cy="142875"/>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A28D3A4" id="Rectangle : coins arrondis 51" o:spid="_x0000_s1026" style="position:absolute;margin-left:316.15pt;margin-top:104.6pt;width:60.75pt;height:11.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" fillcolor="white [3201]" stroked="f" strokeweight="1pt">
                <v:stroke joinstyle="miter"/>
              </v:roundrect>
            </w:pict>
          </mc:Fallback>
        </mc:AlternateContent>
      </w:r>
      <w:r>
        <w:rPr>
          <w:rFonts w:ascii="Arial" w:hAnsi="Arial" w:cs="Arial"/>
          <w:noProof/>
        </w:rPr>
        <w:drawing>
          <wp:inline distT="0" distB="0" distL="0" distR="0" wp14:anchorId="1C963C2C" wp14:editId="4A8F1F1A">
            <wp:extent cx="5760720" cy="37230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60720" cy="3723005"/>
                    </a:xfrm>
                    <a:prstGeom prst="rect">
                      <a:avLst/>
                    </a:prstGeom>
                    <a:noFill/>
                    <a:ln>
                      <a:noFill/>
                    </a:ln>
                  </pic:spPr>
                </pic:pic>
              </a:graphicData>
            </a:graphic>
          </wp:inline>
        </w:drawing>
      </w:r>
    </w:p>
    <w:p w14:paraId="6C043B0B" w14:textId="4B17F30B" w:rsidR="00C202A9" w:rsidRDefault="00C202A9" w:rsidP="00C202A9">
      <w:pPr>
        <w:pStyle w:val="Lgende"/>
        <w:jc w:val="left"/>
        <w:rPr>
          <w:rFonts w:ascii="Arial" w:hAnsi="Arial" w:cs="Arial"/>
        </w:rPr>
      </w:pPr>
      <w:bookmarkStart w:id="130" w:name="_Ref18849670"/>
      <w:bookmarkStart w:id="131" w:name="_Toc18874331"/>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sidR="00326AA6">
        <w:rPr>
          <w:rFonts w:ascii="Arial" w:hAnsi="Arial" w:cs="Arial"/>
          <w:noProof/>
        </w:rPr>
        <w:t>19</w:t>
      </w:r>
      <w:r>
        <w:rPr>
          <w:rFonts w:ascii="Arial" w:hAnsi="Arial" w:cs="Arial"/>
        </w:rPr>
        <w:fldChar w:fldCharType="end"/>
      </w:r>
      <w:bookmarkEnd w:id="130"/>
      <w:r>
        <w:rPr>
          <w:rFonts w:ascii="Arial" w:hAnsi="Arial" w:cs="Arial"/>
        </w:rPr>
        <w:t>: Courbe de performances des stratégies de bridages. Ws : vitesse du vent ; Temp : température ; stade phénologique : date de la nuit et heure relative par rapport au coucher du soleil.</w:t>
      </w:r>
      <w:bookmarkEnd w:id="131"/>
    </w:p>
    <w:p w14:paraId="1798550B" w14:textId="3880C182" w:rsidR="0056327E" w:rsidRDefault="0056327E" w:rsidP="00C202A9">
      <w:pPr>
        <w:rPr>
          <w:rFonts w:ascii="Arial" w:hAnsi="Arial" w:cs="Arial"/>
        </w:rPr>
      </w:pPr>
      <w:r w:rsidRPr="0056327E">
        <w:rPr>
          <w:noProof/>
        </w:rPr>
        <w:lastRenderedPageBreak/>
        <w:drawing>
          <wp:inline distT="0" distB="0" distL="0" distR="0" wp14:anchorId="082FBC5F" wp14:editId="4E349D59">
            <wp:extent cx="2881630" cy="1158875"/>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1630" cy="1158875"/>
                    </a:xfrm>
                    <a:prstGeom prst="rect">
                      <a:avLst/>
                    </a:prstGeom>
                    <a:noFill/>
                    <a:ln>
                      <a:noFill/>
                    </a:ln>
                  </pic:spPr>
                </pic:pic>
              </a:graphicData>
            </a:graphic>
          </wp:inline>
        </w:drawing>
      </w:r>
    </w:p>
    <w:p w14:paraId="3E8C7690" w14:textId="33532EDD" w:rsidR="0056327E" w:rsidRDefault="0056327E" w:rsidP="0056327E">
      <w:pPr>
        <w:pStyle w:val="Lgende"/>
      </w:pPr>
      <w:bookmarkStart w:id="132" w:name="_Toc18874347"/>
      <w:r>
        <w:t xml:space="preserve">Tableau </w:t>
      </w:r>
      <w:fldSimple w:instr=" SEQ Tableau \* ARABIC ">
        <w:r w:rsidR="00AA37E3">
          <w:rPr>
            <w:noProof/>
          </w:rPr>
          <w:t>6</w:t>
        </w:r>
      </w:fldSimple>
      <w:r>
        <w:t>:</w:t>
      </w:r>
      <w:r w:rsidRPr="003439AB">
        <w:t xml:space="preserve"> indices de performance surfacique (IPS) des différentes stratégies de bridage</w:t>
      </w:r>
      <w:bookmarkEnd w:id="132"/>
    </w:p>
    <w:p w14:paraId="31B73DF9" w14:textId="77777777" w:rsidR="0056327E" w:rsidRPr="0056327E" w:rsidRDefault="0056327E" w:rsidP="0056327E"/>
    <w:p w14:paraId="795A133F" w14:textId="360FCF81" w:rsidR="00C202A9" w:rsidRDefault="00C202A9" w:rsidP="00C202A9">
      <w:pPr>
        <w:rPr>
          <w:rFonts w:ascii="Arial" w:hAnsi="Arial" w:cs="Arial"/>
        </w:rPr>
      </w:pPr>
      <w:r>
        <w:rPr>
          <w:rFonts w:ascii="Arial" w:hAnsi="Arial" w:cs="Arial"/>
        </w:rPr>
        <w:t xml:space="preserve">Par ailleurs nous remarquons que les stratégies de bridage que nous avons développées au cours de notre étude sont nettement plus performants que celle basée sur un seuil sur la vitesse du vent, et ce </w:t>
      </w:r>
      <w:del w:id="133" w:author="yves" w:date="2019-09-07T17:03:00Z">
        <w:r>
          <w:rPr>
            <w:rFonts w:ascii="Arial" w:hAnsi="Arial" w:cs="Arial"/>
          </w:rPr>
          <w:delText xml:space="preserve"> </w:delText>
        </w:r>
      </w:del>
      <w:r>
        <w:rPr>
          <w:rFonts w:ascii="Arial" w:hAnsi="Arial" w:cs="Arial"/>
        </w:rPr>
        <w:t>quel que soit le seuil de mortalité choisi. Ce résultat était très prévisible, car les stratégies de bridage que nous avons mis au point prennent en compte la température, l’espèce et les facteurs temporelles qui comme nous l’avons démontré dans la section précédente, sont des facteurs très importants dans la prédiction de l’activité des chiroptères.</w:t>
      </w:r>
    </w:p>
    <w:p w14:paraId="0FA15AA4" w14:textId="77777777" w:rsidR="00C202A9" w:rsidRDefault="00C202A9" w:rsidP="00C202A9">
      <w:pPr>
        <w:rPr>
          <w:rFonts w:ascii="Arial" w:hAnsi="Arial" w:cs="Arial"/>
        </w:rPr>
      </w:pPr>
      <w:r>
        <w:rPr>
          <w:rFonts w:ascii="Arial" w:hAnsi="Arial" w:cs="Arial"/>
        </w:rPr>
        <w:t xml:space="preserve">Cependant, il ressort de l’analyse de la </w:t>
      </w:r>
      <w:r w:rsidRPr="001B307C">
        <w:rPr>
          <w:rFonts w:ascii="Arial" w:hAnsi="Arial" w:cs="Arial"/>
          <w:i/>
          <w:iCs/>
        </w:rPr>
        <w:fldChar w:fldCharType="begin"/>
      </w:r>
      <w:r w:rsidRPr="001B307C">
        <w:rPr>
          <w:rFonts w:ascii="Arial" w:hAnsi="Arial" w:cs="Arial"/>
          <w:i/>
          <w:iCs/>
        </w:rPr>
        <w:instrText xml:space="preserve"> REF _Ref18849670 \h </w:instrText>
      </w:r>
      <w:r>
        <w:rPr>
          <w:rFonts w:ascii="Arial" w:hAnsi="Arial" w:cs="Arial"/>
          <w:i/>
          <w:iCs/>
        </w:rPr>
        <w:instrText xml:space="preserve"> \* MERGEFORMAT </w:instrText>
      </w:r>
      <w:r w:rsidRPr="001B307C">
        <w:rPr>
          <w:rFonts w:ascii="Arial" w:hAnsi="Arial" w:cs="Arial"/>
          <w:i/>
          <w:iCs/>
        </w:rPr>
      </w:r>
      <w:r w:rsidRPr="001B307C">
        <w:rPr>
          <w:rFonts w:ascii="Arial" w:hAnsi="Arial" w:cs="Arial"/>
          <w:i/>
          <w:iCs/>
        </w:rPr>
        <w:fldChar w:fldCharType="separate"/>
      </w:r>
      <w:r w:rsidRPr="001B307C">
        <w:rPr>
          <w:rFonts w:ascii="Arial" w:hAnsi="Arial" w:cs="Arial"/>
          <w:i/>
          <w:iCs/>
        </w:rPr>
        <w:t>Figure 12</w:t>
      </w:r>
      <w:r w:rsidRPr="001B307C">
        <w:rPr>
          <w:rFonts w:ascii="Arial" w:hAnsi="Arial" w:cs="Arial"/>
          <w:i/>
          <w:iCs/>
        </w:rPr>
        <w:fldChar w:fldCharType="end"/>
      </w:r>
      <w:r>
        <w:rPr>
          <w:rFonts w:ascii="Arial" w:hAnsi="Arial" w:cs="Arial"/>
        </w:rPr>
        <w:t xml:space="preserve"> que les stratégies de bridages basées sur des modèles d’activité sont moins performantes que celles basées sur les mesures directes. Ce résultat est tout à fait attendu, parce qu’un modèle statistique peut très difficilement être meilleur qu’une mesure directe. Aussi on remarque que les stratégies de bridages basées sur les mesures directes permettent plus de 99% de l’énergie éolienne potentielle. Cela est révélateur du fait que les chiroptères ne sont présents sur les sites que de manière ponctuelle.</w:t>
      </w:r>
    </w:p>
    <w:p w14:paraId="3C1EF7B5" w14:textId="77777777" w:rsidR="00C202A9" w:rsidRDefault="00C202A9" w:rsidP="00C202A9">
      <w:pPr>
        <w:rPr>
          <w:rFonts w:ascii="Arial" w:hAnsi="Arial" w:cs="Arial"/>
          <w:highlight w:val="yellow"/>
        </w:rPr>
      </w:pPr>
      <w:r>
        <w:rPr>
          <w:rFonts w:ascii="Arial" w:hAnsi="Arial" w:cs="Arial"/>
        </w:rPr>
        <w:t>A notre connaissance il existe très peu d’études (en français ou en anglais) qui comparent les performances des stratégies de bridage en tenant compte de l’activité des chiroptères et de la production énergétique.  Toutefois Hayes et al., 2019 ont obtenu avec leur système de mesure directe une réduction de 84.5% du taux de mortalité par rapport à un parc sans mesures de régulation pour une perte de moins de &lt;3.2% d’énergie.</w:t>
      </w:r>
    </w:p>
    <w:p w14:paraId="0B11A217" w14:textId="77777777" w:rsidR="00C202A9" w:rsidRDefault="00C202A9" w:rsidP="00C202A9">
      <w:pPr>
        <w:pStyle w:val="Titre1"/>
        <w:numPr>
          <w:ilvl w:val="2"/>
          <w:numId w:val="1"/>
        </w:numPr>
        <w:rPr>
          <w:rFonts w:cs="Arial"/>
        </w:rPr>
      </w:pPr>
      <w:bookmarkStart w:id="134" w:name="_Toc18874393"/>
      <w:r>
        <w:rPr>
          <w:rFonts w:cs="Arial"/>
        </w:rPr>
        <w:t>Analyse économique</w:t>
      </w:r>
      <w:bookmarkEnd w:id="134"/>
    </w:p>
    <w:p w14:paraId="3E83FCD6" w14:textId="77777777" w:rsidR="00C202A9" w:rsidRDefault="00C202A9" w:rsidP="00C202A9">
      <w:pPr>
        <w:rPr>
          <w:rFonts w:ascii="Arial" w:hAnsi="Arial" w:cs="Arial"/>
        </w:rPr>
      </w:pPr>
      <w:bookmarkStart w:id="135" w:name="_Hlk18416933"/>
      <w:r>
        <w:rPr>
          <w:rFonts w:ascii="Arial" w:hAnsi="Arial" w:cs="Arial"/>
        </w:rPr>
        <w:t xml:space="preserve">Supposons qu’un service instructeur fixe un seuil de 95% de contacts à risque à éviter (5% de mortalité potentielle admissible) lors du fonctionnement d’une turbine entre le début du mois d’avril et la fin du mois d’octobre. </w:t>
      </w:r>
    </w:p>
    <w:p w14:paraId="68876539" w14:textId="77777777" w:rsidR="00C202A9" w:rsidRDefault="00C202A9" w:rsidP="00C202A9">
      <w:pPr>
        <w:rPr>
          <w:rFonts w:ascii="Arial" w:hAnsi="Arial" w:cs="Arial"/>
        </w:rPr>
      </w:pPr>
      <w:r>
        <w:rPr>
          <w:rFonts w:ascii="Arial" w:hAnsi="Arial" w:cs="Arial"/>
        </w:rPr>
        <w:t>En exploitant les résultats des courbes de performance, on déduit que ce scénario correspondrait aux performances suivantes pour chaque stratégie</w:t>
      </w:r>
      <w:bookmarkEnd w:id="135"/>
      <w:r>
        <w:rPr>
          <w:rFonts w:ascii="Arial" w:hAnsi="Arial" w:cs="Arial"/>
        </w:rPr>
        <w:t xml:space="preserve"> (). </w:t>
      </w:r>
    </w:p>
    <w:p w14:paraId="2D43207D" w14:textId="54E0EFC5" w:rsidR="00C202A9" w:rsidRDefault="00C202A9" w:rsidP="00AA37E3">
      <w:pPr>
        <w:pStyle w:val="TM3"/>
        <w:tabs>
          <w:tab w:val="right" w:leader="dot" w:pos="9396"/>
        </w:tabs>
        <w:ind w:left="0"/>
        <w:jc w:val="both"/>
        <w:rPr>
          <w:rFonts w:ascii="Arial" w:hAnsi="Arial" w:cs="Arial"/>
          <w:sz w:val="24"/>
          <w:szCs w:val="24"/>
        </w:rPr>
      </w:pPr>
      <w:r w:rsidRPr="00AA37E3">
        <w:rPr>
          <w:rFonts w:ascii="Arial" w:hAnsi="Arial" w:cs="Arial"/>
          <w:noProof/>
          <w:sz w:val="24"/>
          <w:szCs w:val="24"/>
        </w:rPr>
        <w:lastRenderedPageBreak/>
        <w:drawing>
          <wp:inline distT="0" distB="0" distL="0" distR="0" wp14:anchorId="6FA90E58" wp14:editId="4398475F">
            <wp:extent cx="5760720" cy="15678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60720" cy="1567815"/>
                    </a:xfrm>
                    <a:prstGeom prst="rect">
                      <a:avLst/>
                    </a:prstGeom>
                    <a:noFill/>
                    <a:ln>
                      <a:noFill/>
                    </a:ln>
                  </pic:spPr>
                </pic:pic>
              </a:graphicData>
            </a:graphic>
          </wp:inline>
        </w:drawing>
      </w:r>
    </w:p>
    <w:p w14:paraId="545B2DE9" w14:textId="54CED0C7" w:rsidR="00AA37E3" w:rsidRPr="00AA37E3" w:rsidRDefault="00AA37E3" w:rsidP="00AA37E3">
      <w:pPr>
        <w:pStyle w:val="Lgende"/>
      </w:pPr>
      <w:bookmarkStart w:id="136" w:name="_Toc18874348"/>
      <w:r>
        <w:t xml:space="preserve">Tableau </w:t>
      </w:r>
      <w:fldSimple w:instr=" SEQ Tableau \* ARABIC ">
        <w:r>
          <w:rPr>
            <w:noProof/>
          </w:rPr>
          <w:t>7</w:t>
        </w:r>
      </w:fldSimple>
      <w:r>
        <w:t xml:space="preserve">: </w:t>
      </w:r>
      <w:r w:rsidRPr="00FC30BC">
        <w:t>Performances énergétiques, écologiques et économiques des différentes stratégies de bridage sur quatre années. Modèle d’éolienne considéré : Vestas V47-660 ; prix d’un KWh : 0.15 euro</w:t>
      </w:r>
      <w:r w:rsidR="00947658">
        <w:t xml:space="preserve">. </w:t>
      </w:r>
      <w:r w:rsidR="00947658" w:rsidRPr="00947658">
        <w:rPr>
          <w:highlight w:val="yellow"/>
        </w:rPr>
        <w:t>Source</w:t>
      </w:r>
      <w:bookmarkEnd w:id="136"/>
      <w:r w:rsidR="00947658">
        <w:t xml:space="preserve"> </w:t>
      </w:r>
    </w:p>
    <w:p w14:paraId="03421AA7" w14:textId="77777777" w:rsidR="00C202A9" w:rsidRDefault="00C202A9" w:rsidP="00C202A9">
      <w:pPr>
        <w:pStyle w:val="TM3"/>
        <w:tabs>
          <w:tab w:val="right" w:leader="dot" w:pos="9396"/>
        </w:tabs>
        <w:ind w:left="0"/>
        <w:jc w:val="both"/>
        <w:rPr>
          <w:rFonts w:ascii="Arial" w:hAnsi="Arial" w:cs="Arial"/>
          <w:sz w:val="24"/>
          <w:szCs w:val="24"/>
        </w:rPr>
      </w:pPr>
      <w:r>
        <w:rPr>
          <w:rFonts w:ascii="Arial" w:hAnsi="Arial" w:cs="Arial"/>
          <w:sz w:val="24"/>
          <w:szCs w:val="24"/>
        </w:rPr>
        <w:t>Outre le fait que les performances énergétiques et écologiques des différentes stratégies de bridages concordent avec les performances relatives (cf. la figures 13), on peut retenir que les mesures directes permettent de générer en moyenne 56</w:t>
      </w:r>
      <w:ins w:id="137" w:author="yves" w:date="2019-09-07T17:39:00Z">
        <w:r>
          <w:rPr>
            <w:rFonts w:ascii="Arial" w:hAnsi="Arial" w:cs="Arial"/>
            <w:sz w:val="24"/>
            <w:szCs w:val="24"/>
          </w:rPr>
          <w:t xml:space="preserve"> </w:t>
        </w:r>
      </w:ins>
      <w:r>
        <w:rPr>
          <w:rFonts w:ascii="Arial" w:hAnsi="Arial" w:cs="Arial"/>
          <w:sz w:val="24"/>
          <w:szCs w:val="24"/>
        </w:rPr>
        <w:t>k£ par rapport aux stratégies basées sur les modèles prédictifs. Ce qui implique qu’il vaudrait mieux recourir aux stratégies prédictives dans le cas où l’installation et la maintenance du dispositif de mesure directe accède ce montant.</w:t>
      </w:r>
    </w:p>
    <w:p w14:paraId="1A0537D6" w14:textId="77777777" w:rsidR="00C202A9" w:rsidRDefault="00C202A9" w:rsidP="00C202A9">
      <w:pPr>
        <w:pStyle w:val="TM3"/>
        <w:tabs>
          <w:tab w:val="right" w:leader="dot" w:pos="9396"/>
        </w:tabs>
        <w:ind w:left="0"/>
        <w:jc w:val="both"/>
      </w:pPr>
      <w:r>
        <w:rPr>
          <w:rFonts w:ascii="Arial" w:hAnsi="Arial" w:cs="Arial"/>
          <w:sz w:val="24"/>
          <w:szCs w:val="24"/>
        </w:rPr>
        <w:t xml:space="preserve">Cependant, ces </w:t>
      </w:r>
      <w:r w:rsidRPr="003A66D8">
        <w:rPr>
          <w:rFonts w:ascii="Arial" w:hAnsi="Arial" w:cs="Arial"/>
          <w:sz w:val="24"/>
          <w:szCs w:val="24"/>
        </w:rPr>
        <w:t xml:space="preserve">56 </w:t>
      </w:r>
      <w:r>
        <w:rPr>
          <w:rFonts w:ascii="Arial" w:hAnsi="Arial" w:cs="Arial"/>
          <w:sz w:val="24"/>
          <w:szCs w:val="24"/>
        </w:rPr>
        <w:t xml:space="preserve">kEuros de manque à gagner annuel des stratégies basées sur les modèles sont à comparer avec les </w:t>
      </w:r>
      <w:r w:rsidRPr="003A66D8">
        <w:rPr>
          <w:rFonts w:ascii="Arial" w:hAnsi="Arial" w:cs="Arial"/>
          <w:sz w:val="24"/>
          <w:szCs w:val="24"/>
        </w:rPr>
        <w:t xml:space="preserve">630 </w:t>
      </w:r>
      <w:r>
        <w:rPr>
          <w:rFonts w:ascii="Arial" w:hAnsi="Arial" w:cs="Arial"/>
          <w:sz w:val="24"/>
          <w:szCs w:val="24"/>
        </w:rPr>
        <w:t>k Euros de la méthode “Rated cut-in speed” majoritairement utilisée. Compte tenu de la relative simplicité d’adaptation de la méthode de “Rated cut-in speed” pour qu’elle utilise un modèle d’activité plus performant, il semble y avoir pour Biotope un débouché comercial: la possibilité de proposer une solution de bridage rentable en améliorant du même coup l’empreinte de l’éolien sur la biodiversité et marges des exploitants industriels.</w:t>
      </w:r>
    </w:p>
    <w:p w14:paraId="553BC4F1" w14:textId="77777777" w:rsidR="00C202A9" w:rsidRDefault="00C202A9" w:rsidP="00C202A9">
      <w:pPr>
        <w:pStyle w:val="Titre1"/>
        <w:numPr>
          <w:ilvl w:val="2"/>
          <w:numId w:val="1"/>
        </w:numPr>
        <w:rPr>
          <w:rFonts w:cs="Arial"/>
        </w:rPr>
      </w:pPr>
      <w:bookmarkStart w:id="138" w:name="_Toc18874394"/>
      <w:r>
        <w:rPr>
          <w:rFonts w:cs="Arial"/>
        </w:rPr>
        <w:t>Etude d’impact d’un projet éolien</w:t>
      </w:r>
      <w:bookmarkEnd w:id="138"/>
    </w:p>
    <w:p w14:paraId="70FF24DE" w14:textId="77777777" w:rsidR="00C202A9" w:rsidRDefault="00C202A9" w:rsidP="00C202A9">
      <w:pPr>
        <w:pStyle w:val="Corpsdetexte"/>
        <w:rPr>
          <w:rFonts w:ascii="Arial" w:hAnsi="Arial" w:cs="Arial"/>
        </w:rPr>
      </w:pPr>
      <w:r>
        <w:rPr>
          <w:rFonts w:ascii="Arial" w:hAnsi="Arial" w:cs="Arial"/>
        </w:rPr>
        <w:t xml:space="preserve">En outre, la méthodologie d’évaluation des performances des stratégies de bridage pourrait être adaptée pour étudier l’impact de projets éoliens. En effet, si on dispose de données d’état initial (suivi acoustiques, données météorologiques et date de mesures etc…) pour de nombreux sites et projets éoliens, l’analyse des performances des stratégies de bridages permet aussi d’estimer l’impact écologique du projet en fonction des objectifs de productions et de la stratégie réduction d’impact qui sera déployée. En comparant ces estimations de performance à celles d’autres sites (existants ou potentiels), les indices de performance (IPS, ou ratio Mortatité/Energie pour un objectif donné) pourraient servir d’indicateurs quantifiant l’impact du projet sur les chiroptères et aider les décisions des services instructeurs. </w:t>
      </w:r>
    </w:p>
    <w:p w14:paraId="07365841" w14:textId="77777777" w:rsidR="00C202A9" w:rsidRDefault="00C202A9" w:rsidP="00C202A9">
      <w:pPr>
        <w:pStyle w:val="Titre1"/>
        <w:rPr>
          <w:rFonts w:cs="Arial"/>
        </w:rPr>
      </w:pPr>
      <w:bookmarkStart w:id="139" w:name="_Toc18874395"/>
      <w:r>
        <w:rPr>
          <w:rFonts w:cs="Arial"/>
        </w:rPr>
        <w:t>Conclusion Partielle</w:t>
      </w:r>
      <w:bookmarkEnd w:id="139"/>
    </w:p>
    <w:p w14:paraId="4AE475FA" w14:textId="77777777" w:rsidR="00C202A9" w:rsidRDefault="00C202A9" w:rsidP="00C202A9">
      <w:pPr>
        <w:pStyle w:val="Corpsdetexte"/>
        <w:rPr>
          <w:rFonts w:ascii="Arial" w:hAnsi="Arial" w:cs="Arial"/>
        </w:rPr>
      </w:pPr>
      <w:r>
        <w:rPr>
          <w:rFonts w:ascii="Arial" w:hAnsi="Arial" w:cs="Arial"/>
        </w:rPr>
        <w:t xml:space="preserve">De cette première partie, il ressort que la température, la vitesse du vent, la région biogéographique, la date de la nuit, l’espèce, l’heure relative au coucher du soleil sont des facteurs pertinents à prendre en compte dans les stratégies de bridages. Ceci </w:t>
      </w:r>
      <w:r>
        <w:rPr>
          <w:rFonts w:ascii="Arial" w:hAnsi="Arial" w:cs="Arial"/>
        </w:rPr>
        <w:lastRenderedPageBreak/>
        <w:t>parce qu’ils améliorent fortement la qualité de prédiction de l’activité des chiroptères et qu’ils sont faciles à acquérir. Les stratégies de bridages basées sur des mesures directes de l’activité offrent les meilleures performances en termes de réduction du taux de mortalité et de production énergétique. Toutefois, ces stratégies de bridage ont un coût d’installation et de maintenance qui n’est pas négligeable. Un autre inconvénient majeur de ces systèmes plus fragiles est que les éventuelles pannes peuvent avoir de fortes implications sur la biodiversité (si le circuit est “normally closed” càd qu’il laisse par défaut les éoliennes en fonctionnement) ou les marges des industriels (si le circuit est “normally open”). Les stratégies de bridage basées sur des seuils d’arrêts sur la vitesse offrent des performances acceptables compte tenu de leur praticité. De fait, elles sont les plus communément utilisées. Les stratégies que nous avons développées au cours de notre étude, c’est-à-dire celles basées sur des modèles de prédictions d’activités et un seuil sur le rapport entre les prévisions d’activités et les prévisions de production énergétiques, offrent des performances meilleures que les stratégies de bridages simples, mais moins bonnes quelle celles basées sur des mesures directes. Cependant ces stratégies ont l’avantage d’être fibale (peu de pannes) et de ne nécessiter qu’un coût très faible de maintenance. Elles peuvent être perçu comme des stratégies qui offrent le meilleur compromis entre la réduction du taux de mortalité des chiroptères sur les parcs éoliens, la production énergétique et praticité.</w:t>
      </w:r>
    </w:p>
    <w:p w14:paraId="436D1089" w14:textId="77777777" w:rsidR="006A1AA6" w:rsidRDefault="006A1AA6">
      <w:pPr>
        <w:pStyle w:val="Corpsdetexte"/>
        <w:rPr>
          <w:rFonts w:ascii="Arial" w:hAnsi="Arial" w:cs="Arial"/>
        </w:rPr>
      </w:pPr>
    </w:p>
    <w:p w14:paraId="4A20228C" w14:textId="77777777" w:rsidR="006A1AA6" w:rsidRDefault="006A1AA6">
      <w:pPr>
        <w:pStyle w:val="Corpsdetexte"/>
        <w:rPr>
          <w:rFonts w:ascii="Arial" w:hAnsi="Arial" w:cs="Arial"/>
        </w:rPr>
      </w:pPr>
    </w:p>
    <w:p w14:paraId="4DDA3956" w14:textId="77777777" w:rsidR="006A1AA6" w:rsidRDefault="006A1AA6">
      <w:pPr>
        <w:pStyle w:val="Corpsdetexte"/>
        <w:rPr>
          <w:rFonts w:ascii="Arial" w:hAnsi="Arial" w:cs="Arial"/>
        </w:rPr>
      </w:pPr>
    </w:p>
    <w:p w14:paraId="701A63B5" w14:textId="77777777" w:rsidR="006A1AA6" w:rsidRDefault="006A1AA6">
      <w:pPr>
        <w:pStyle w:val="Corpsdetexte"/>
        <w:rPr>
          <w:rFonts w:ascii="Arial" w:hAnsi="Arial" w:cs="Arial"/>
        </w:rPr>
      </w:pPr>
    </w:p>
    <w:p w14:paraId="4A6F3B5C" w14:textId="50012375" w:rsidR="00326AA6" w:rsidRPr="007E3C75" w:rsidRDefault="00326AA6" w:rsidP="00326AA6">
      <w:pPr>
        <w:pStyle w:val="Titre1"/>
        <w:numPr>
          <w:ilvl w:val="0"/>
          <w:numId w:val="0"/>
        </w:numPr>
        <w:ind w:left="283"/>
        <w:rPr>
          <w:rFonts w:cs="Arial"/>
        </w:rPr>
      </w:pPr>
      <w:bookmarkStart w:id="140" w:name="_Toc18664766"/>
      <w:bookmarkStart w:id="141" w:name="_Toc18874396"/>
      <w:r>
        <w:rPr>
          <w:rFonts w:cs="Arial"/>
        </w:rPr>
        <w:t>Chapitre 2 : Analyse</w:t>
      </w:r>
      <w:r w:rsidR="00FF4922">
        <w:rPr>
          <w:rFonts w:cs="Arial"/>
        </w:rPr>
        <w:t xml:space="preserve"> technique</w:t>
      </w:r>
      <w:r>
        <w:rPr>
          <w:rFonts w:cs="Arial"/>
        </w:rPr>
        <w:t xml:space="preserve"> de l’architecture et du fonctionnement du web service</w:t>
      </w:r>
      <w:bookmarkEnd w:id="140"/>
      <w:bookmarkEnd w:id="141"/>
    </w:p>
    <w:p w14:paraId="284527FE" w14:textId="77777777" w:rsidR="00326AA6" w:rsidRPr="00AE1EDA" w:rsidRDefault="00326AA6" w:rsidP="00AE1EDA">
      <w:pPr>
        <w:pStyle w:val="Titre1"/>
        <w:numPr>
          <w:ilvl w:val="0"/>
          <w:numId w:val="23"/>
        </w:numPr>
        <w:rPr>
          <w:rFonts w:cs="Arial"/>
        </w:rPr>
      </w:pPr>
      <w:bookmarkStart w:id="142" w:name="_Toc18664767"/>
      <w:bookmarkStart w:id="143" w:name="_Toc18874397"/>
      <w:r w:rsidRPr="00AE1EDA">
        <w:rPr>
          <w:rFonts w:cs="Arial"/>
        </w:rPr>
        <w:t>Introduction</w:t>
      </w:r>
      <w:bookmarkEnd w:id="142"/>
      <w:bookmarkEnd w:id="143"/>
    </w:p>
    <w:p w14:paraId="001C0083" w14:textId="77777777" w:rsidR="00326AA6" w:rsidRDefault="00326AA6" w:rsidP="00326AA6">
      <w:pPr>
        <w:pStyle w:val="Commentaire"/>
        <w:rPr>
          <w:rFonts w:ascii="Arial" w:hAnsi="Arial" w:cs="Arial"/>
          <w:sz w:val="24"/>
          <w:szCs w:val="24"/>
        </w:rPr>
      </w:pPr>
      <w:r w:rsidRPr="007E3C75">
        <w:rPr>
          <w:rFonts w:ascii="Arial" w:hAnsi="Arial" w:cs="Arial"/>
          <w:sz w:val="24"/>
          <w:szCs w:val="24"/>
        </w:rPr>
        <w:t>L’adoption des stratégies de bridages développées dans cette étude nécessite une modification architecturale du système de bridage actuel (Chirotech v1)</w:t>
      </w:r>
      <w:r>
        <w:rPr>
          <w:rFonts w:ascii="Arial" w:hAnsi="Arial" w:cs="Arial"/>
          <w:sz w:val="24"/>
          <w:szCs w:val="24"/>
        </w:rPr>
        <w:t xml:space="preserve"> et de son </w:t>
      </w:r>
      <w:r w:rsidRPr="007E3C75">
        <w:rPr>
          <w:rFonts w:ascii="Arial" w:hAnsi="Arial" w:cs="Arial"/>
          <w:sz w:val="24"/>
          <w:szCs w:val="24"/>
        </w:rPr>
        <w:t>et fonctionn</w:t>
      </w:r>
      <w:r>
        <w:rPr>
          <w:rFonts w:ascii="Arial" w:hAnsi="Arial" w:cs="Arial"/>
          <w:sz w:val="24"/>
          <w:szCs w:val="24"/>
        </w:rPr>
        <w:t>ement</w:t>
      </w:r>
      <w:r w:rsidRPr="007E3C75">
        <w:rPr>
          <w:rFonts w:ascii="Arial" w:hAnsi="Arial" w:cs="Arial"/>
          <w:sz w:val="24"/>
          <w:szCs w:val="24"/>
        </w:rPr>
        <w:t>.</w:t>
      </w:r>
      <w:r>
        <w:rPr>
          <w:rFonts w:ascii="Arial" w:hAnsi="Arial" w:cs="Arial"/>
          <w:sz w:val="24"/>
          <w:szCs w:val="24"/>
        </w:rPr>
        <w:t xml:space="preserve"> Dans</w:t>
      </w:r>
      <w:r w:rsidRPr="007E3C75">
        <w:rPr>
          <w:rFonts w:ascii="Arial" w:hAnsi="Arial" w:cs="Arial"/>
          <w:sz w:val="24"/>
          <w:szCs w:val="24"/>
        </w:rPr>
        <w:t xml:space="preserve"> </w:t>
      </w:r>
      <w:r>
        <w:rPr>
          <w:rFonts w:ascii="Arial" w:hAnsi="Arial" w:cs="Arial"/>
          <w:sz w:val="24"/>
          <w:szCs w:val="24"/>
        </w:rPr>
        <w:t>c</w:t>
      </w:r>
      <w:r w:rsidRPr="007E3C75">
        <w:rPr>
          <w:rFonts w:ascii="Arial" w:hAnsi="Arial" w:cs="Arial"/>
          <w:sz w:val="24"/>
          <w:szCs w:val="24"/>
        </w:rPr>
        <w:t>ette seconde partie</w:t>
      </w:r>
      <w:r>
        <w:rPr>
          <w:rFonts w:ascii="Arial" w:hAnsi="Arial" w:cs="Arial"/>
          <w:sz w:val="24"/>
          <w:szCs w:val="24"/>
        </w:rPr>
        <w:t>, sera présentée de prime abord, l’architecture et le fonctionnement du système actuelle. Puis dans un second temps sera proposé une nouvelle architecture possible et son fonctionnement.</w:t>
      </w:r>
    </w:p>
    <w:p w14:paraId="4D4C4EC5" w14:textId="77777777" w:rsidR="00326AA6" w:rsidRDefault="00326AA6" w:rsidP="00326AA6">
      <w:pPr>
        <w:pStyle w:val="Commentaire"/>
        <w:rPr>
          <w:rFonts w:ascii="Arial" w:hAnsi="Arial" w:cs="Arial"/>
          <w:sz w:val="24"/>
          <w:szCs w:val="24"/>
        </w:rPr>
      </w:pPr>
    </w:p>
    <w:p w14:paraId="0376C9B7" w14:textId="77777777" w:rsidR="00326AA6" w:rsidRDefault="00326AA6" w:rsidP="00326AA6">
      <w:pPr>
        <w:pStyle w:val="Titre1"/>
        <w:numPr>
          <w:ilvl w:val="0"/>
          <w:numId w:val="17"/>
        </w:numPr>
        <w:rPr>
          <w:rFonts w:cs="Arial"/>
        </w:rPr>
      </w:pPr>
      <w:bookmarkStart w:id="144" w:name="_Toc18664768"/>
      <w:bookmarkStart w:id="145" w:name="_Toc18874398"/>
      <w:r>
        <w:rPr>
          <w:rFonts w:cs="Arial"/>
        </w:rPr>
        <w:t>Description simplifiée de l’architecture et du fonctionnement du web service actuel</w:t>
      </w:r>
      <w:bookmarkEnd w:id="144"/>
      <w:bookmarkEnd w:id="145"/>
    </w:p>
    <w:p w14:paraId="7F2533CA" w14:textId="77777777" w:rsidR="00326AA6" w:rsidRDefault="00326AA6" w:rsidP="00326AA6">
      <w:pPr>
        <w:pStyle w:val="Commentaire"/>
        <w:keepNext/>
        <w:rPr>
          <w:rFonts w:ascii="Arial" w:hAnsi="Arial" w:cs="Arial"/>
          <w:sz w:val="24"/>
          <w:szCs w:val="24"/>
        </w:rPr>
      </w:pPr>
      <w:r w:rsidRPr="007E3C75">
        <w:rPr>
          <w:rFonts w:ascii="Arial" w:hAnsi="Arial" w:cs="Arial"/>
          <w:sz w:val="24"/>
          <w:szCs w:val="24"/>
        </w:rPr>
        <w:t xml:space="preserve">De manière simplifiée le système actuel comporte </w:t>
      </w:r>
      <w:r>
        <w:rPr>
          <w:rFonts w:ascii="Arial" w:hAnsi="Arial" w:cs="Arial"/>
          <w:sz w:val="24"/>
          <w:szCs w:val="24"/>
        </w:rPr>
        <w:t>2</w:t>
      </w:r>
      <w:r w:rsidRPr="007E3C75">
        <w:rPr>
          <w:rFonts w:ascii="Arial" w:hAnsi="Arial" w:cs="Arial"/>
          <w:sz w:val="24"/>
          <w:szCs w:val="24"/>
        </w:rPr>
        <w:t xml:space="preserve"> modules</w:t>
      </w:r>
      <w:r>
        <w:rPr>
          <w:rFonts w:ascii="Arial" w:hAnsi="Arial" w:cs="Arial"/>
          <w:sz w:val="24"/>
          <w:szCs w:val="24"/>
        </w:rPr>
        <w:t xml:space="preserve"> (figure 13)</w:t>
      </w:r>
      <w:r w:rsidRPr="007E3C75">
        <w:rPr>
          <w:rFonts w:ascii="Arial" w:hAnsi="Arial" w:cs="Arial"/>
          <w:sz w:val="24"/>
          <w:szCs w:val="24"/>
        </w:rPr>
        <w:t xml:space="preserve"> : un premier </w:t>
      </w:r>
      <w:r w:rsidRPr="007E3C75">
        <w:rPr>
          <w:rFonts w:ascii="Arial" w:hAnsi="Arial" w:cs="Arial"/>
          <w:sz w:val="24"/>
          <w:szCs w:val="24"/>
        </w:rPr>
        <w:lastRenderedPageBreak/>
        <w:t>module dédié à la prédiction de l’activité des chiroptères</w:t>
      </w:r>
      <w:r>
        <w:rPr>
          <w:rFonts w:ascii="Arial" w:hAnsi="Arial" w:cs="Arial"/>
          <w:sz w:val="24"/>
          <w:szCs w:val="24"/>
        </w:rPr>
        <w:t xml:space="preserve"> (module 1) et du choix </w:t>
      </w:r>
      <w:r w:rsidRPr="007E3C75">
        <w:rPr>
          <w:rFonts w:ascii="Arial" w:hAnsi="Arial" w:cs="Arial"/>
          <w:sz w:val="24"/>
          <w:szCs w:val="24"/>
        </w:rPr>
        <w:t xml:space="preserve">de la décision de bridage. Un second module </w:t>
      </w:r>
      <w:r>
        <w:rPr>
          <w:rFonts w:ascii="Arial" w:hAnsi="Arial" w:cs="Arial"/>
          <w:sz w:val="24"/>
          <w:szCs w:val="24"/>
        </w:rPr>
        <w:t xml:space="preserve">(module 2) </w:t>
      </w:r>
      <w:r w:rsidRPr="007E3C75">
        <w:rPr>
          <w:rFonts w:ascii="Arial" w:hAnsi="Arial" w:cs="Arial"/>
          <w:sz w:val="24"/>
          <w:szCs w:val="24"/>
        </w:rPr>
        <w:t>qui sert d’interface entre le premier module et les éoliennes</w:t>
      </w:r>
      <w:r>
        <w:rPr>
          <w:rFonts w:ascii="Arial" w:hAnsi="Arial" w:cs="Arial"/>
          <w:sz w:val="24"/>
          <w:szCs w:val="24"/>
        </w:rPr>
        <w:t>.</w:t>
      </w:r>
      <w:r w:rsidRPr="007E3C75">
        <w:rPr>
          <w:rFonts w:ascii="Arial" w:hAnsi="Arial" w:cs="Arial"/>
          <w:sz w:val="24"/>
          <w:szCs w:val="24"/>
        </w:rPr>
        <w:t xml:space="preserve">  </w:t>
      </w:r>
    </w:p>
    <w:p w14:paraId="5140C312" w14:textId="77777777" w:rsidR="00326AA6" w:rsidRDefault="00326AA6" w:rsidP="00326AA6">
      <w:pPr>
        <w:pStyle w:val="Commentaire"/>
        <w:keepNext/>
        <w:rPr>
          <w:rFonts w:ascii="Arial" w:hAnsi="Arial" w:cs="Arial"/>
          <w:sz w:val="24"/>
          <w:szCs w:val="24"/>
        </w:rPr>
      </w:pPr>
      <w:r>
        <w:rPr>
          <w:rFonts w:ascii="Arial" w:hAnsi="Arial" w:cs="Arial"/>
          <w:sz w:val="24"/>
          <w:szCs w:val="24"/>
        </w:rPr>
        <w:t>A chaque période de 10 minutes, les stations météorologiques présentes sur le parc éolien envoient les données météorologiques au module 2 qui, qui les relais au module 1. Sur la base de ces données, le module de calcul (module 1) fait des prévisions de risque de collision et décide soit de brider les éoliennes ou de ne pas les brider. Cet ordre de bridage est renvoyé aux éoliennes via le module intermédiaire (module 2).</w:t>
      </w:r>
    </w:p>
    <w:p w14:paraId="3C885897" w14:textId="77777777" w:rsidR="00326AA6" w:rsidRDefault="00326AA6" w:rsidP="00326AA6">
      <w:pPr>
        <w:pStyle w:val="Commentaire"/>
        <w:keepNext/>
      </w:pPr>
      <w:r>
        <w:rPr>
          <w:noProof/>
        </w:rPr>
        <w:drawing>
          <wp:inline distT="0" distB="0" distL="0" distR="0" wp14:anchorId="3FA80A43" wp14:editId="2C9E92FE">
            <wp:extent cx="6277087" cy="240030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88122" cy="2404520"/>
                    </a:xfrm>
                    <a:prstGeom prst="rect">
                      <a:avLst/>
                    </a:prstGeom>
                    <a:noFill/>
                  </pic:spPr>
                </pic:pic>
              </a:graphicData>
            </a:graphic>
          </wp:inline>
        </w:drawing>
      </w:r>
    </w:p>
    <w:p w14:paraId="55BB6488" w14:textId="77C12DF6" w:rsidR="00326AA6" w:rsidRDefault="00326AA6" w:rsidP="00326AA6">
      <w:pPr>
        <w:pStyle w:val="Lgende"/>
      </w:pPr>
      <w:bookmarkStart w:id="146" w:name="_Toc18874332"/>
      <w:r>
        <w:t xml:space="preserve">Figure </w:t>
      </w:r>
      <w:fldSimple w:instr=" SEQ Figure \* ARABIC ">
        <w:r>
          <w:rPr>
            <w:noProof/>
          </w:rPr>
          <w:t>20</w:t>
        </w:r>
      </w:fldSimple>
      <w:r w:rsidRPr="00D73341">
        <w:t>: Architecture fonctionnelle de Chirotech V1 (actuelle)</w:t>
      </w:r>
      <w:bookmarkEnd w:id="146"/>
    </w:p>
    <w:p w14:paraId="110CA0C8" w14:textId="77777777" w:rsidR="00326AA6" w:rsidRPr="00B54EA7" w:rsidRDefault="00326AA6" w:rsidP="00326AA6"/>
    <w:p w14:paraId="2C80D74C" w14:textId="280E24A6" w:rsidR="00326AA6" w:rsidRDefault="00326AA6" w:rsidP="00326AA6">
      <w:pPr>
        <w:pStyle w:val="Titre1"/>
        <w:numPr>
          <w:ilvl w:val="0"/>
          <w:numId w:val="17"/>
        </w:numPr>
        <w:rPr>
          <w:rFonts w:cs="Arial"/>
        </w:rPr>
      </w:pPr>
      <w:bookmarkStart w:id="147" w:name="_Toc18664769"/>
      <w:bookmarkStart w:id="148" w:name="_Toc18874399"/>
      <w:r>
        <w:rPr>
          <w:rFonts w:cs="Arial"/>
        </w:rPr>
        <w:t xml:space="preserve">Proposition </w:t>
      </w:r>
      <w:r w:rsidR="00FF4922" w:rsidRPr="00FF4922">
        <w:rPr>
          <w:rFonts w:cs="Arial"/>
        </w:rPr>
        <w:t xml:space="preserve">d’une nouvelle architecture pour la prochaine version du web service </w:t>
      </w:r>
      <w:r>
        <w:rPr>
          <w:rFonts w:cs="Arial"/>
        </w:rPr>
        <w:t>(Chirotech v2)</w:t>
      </w:r>
      <w:bookmarkEnd w:id="147"/>
      <w:bookmarkEnd w:id="148"/>
      <w:r w:rsidR="00FF4922">
        <w:rPr>
          <w:rFonts w:cs="Arial"/>
        </w:rPr>
        <w:t xml:space="preserve"> et son fonctionnement</w:t>
      </w:r>
    </w:p>
    <w:p w14:paraId="65D052C0" w14:textId="77777777" w:rsidR="00326AA6" w:rsidRPr="008A7E6D" w:rsidRDefault="00326AA6" w:rsidP="00326AA6">
      <w:pPr>
        <w:pStyle w:val="Titre1"/>
        <w:numPr>
          <w:ilvl w:val="1"/>
          <w:numId w:val="17"/>
        </w:numPr>
        <w:tabs>
          <w:tab w:val="clear" w:pos="567"/>
        </w:tabs>
        <w:rPr>
          <w:rFonts w:cs="Arial"/>
        </w:rPr>
      </w:pPr>
      <w:bookmarkStart w:id="149" w:name="_Toc18664770"/>
      <w:bookmarkStart w:id="150" w:name="_Toc18874400"/>
      <w:r>
        <w:rPr>
          <w:rFonts w:cs="Arial"/>
        </w:rPr>
        <w:t>Nécessité d’une nouvelle architecture</w:t>
      </w:r>
      <w:bookmarkEnd w:id="149"/>
      <w:bookmarkEnd w:id="150"/>
    </w:p>
    <w:p w14:paraId="04038F48" w14:textId="77777777" w:rsidR="00326AA6" w:rsidRDefault="00326AA6" w:rsidP="00326AA6">
      <w:pPr>
        <w:pStyle w:val="Corpsdetexte"/>
      </w:pPr>
      <w:r>
        <w:rPr>
          <w:rFonts w:ascii="Arial" w:hAnsi="Arial" w:cs="Arial"/>
        </w:rPr>
        <w:t xml:space="preserve">Certains modèles de prédictions d’activité qui ont été mis au point dans le cadre de cette étude (les GAMs) ne sont pas intégrables au module 1 (module dédié à la prédiction d’activité) parce que les outils statistiques spéciaux sur lesquels ils sont basés ne sont pas disponibles dans le langage de programmation de ce module (JAVA). Par conséquent leur adoption implique l’ajout d’un module (module R) développé dans ce langage. </w:t>
      </w:r>
      <w:r>
        <w:rPr>
          <w:rFonts w:ascii="Arial" w:hAnsi="Arial" w:cs="Arial"/>
          <w:noProof/>
        </w:rPr>
        <w:lastRenderedPageBreak/>
        <w:drawing>
          <wp:inline distT="0" distB="0" distL="0" distR="0" wp14:anchorId="5A79EE44" wp14:editId="12B6984C">
            <wp:extent cx="6162675" cy="2382597"/>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98032" cy="2396266"/>
                    </a:xfrm>
                    <a:prstGeom prst="rect">
                      <a:avLst/>
                    </a:prstGeom>
                    <a:noFill/>
                  </pic:spPr>
                </pic:pic>
              </a:graphicData>
            </a:graphic>
          </wp:inline>
        </w:drawing>
      </w:r>
    </w:p>
    <w:p w14:paraId="179C767B" w14:textId="0F8A8A5D" w:rsidR="00326AA6" w:rsidRDefault="00326AA6" w:rsidP="00326AA6">
      <w:pPr>
        <w:pStyle w:val="Lgende"/>
      </w:pPr>
      <w:bookmarkStart w:id="151" w:name="_Toc18874333"/>
      <w:r>
        <w:t xml:space="preserve">Figure </w:t>
      </w:r>
      <w:fldSimple w:instr=" SEQ Figure \* ARABIC ">
        <w:r>
          <w:rPr>
            <w:noProof/>
          </w:rPr>
          <w:t>21</w:t>
        </w:r>
      </w:fldSimple>
      <w:r w:rsidRPr="00EE174D">
        <w:t xml:space="preserve">: Architecture fonctionnelle </w:t>
      </w:r>
      <w:r>
        <w:t xml:space="preserve">préconisée pour </w:t>
      </w:r>
      <w:r w:rsidRPr="00EE174D">
        <w:t>Chirotech V</w:t>
      </w:r>
      <w:r>
        <w:t>2</w:t>
      </w:r>
      <w:r w:rsidRPr="00EE174D">
        <w:t xml:space="preserve"> (</w:t>
      </w:r>
      <w:r>
        <w:t>future version</w:t>
      </w:r>
      <w:r w:rsidRPr="00EE174D">
        <w:t>)</w:t>
      </w:r>
      <w:bookmarkEnd w:id="151"/>
    </w:p>
    <w:p w14:paraId="6879FE6F" w14:textId="77777777" w:rsidR="00326AA6" w:rsidRDefault="00326AA6" w:rsidP="00326AA6"/>
    <w:p w14:paraId="2B22D98B" w14:textId="77777777" w:rsidR="00326AA6" w:rsidRDefault="00326AA6" w:rsidP="00326AA6">
      <w:pPr>
        <w:pStyle w:val="Corpsdetexte"/>
        <w:ind w:firstLine="360"/>
        <w:rPr>
          <w:rFonts w:ascii="Arial" w:hAnsi="Arial" w:cs="Arial"/>
        </w:rPr>
      </w:pPr>
      <w:r>
        <w:rPr>
          <w:rFonts w:ascii="Arial" w:hAnsi="Arial" w:cs="Arial"/>
        </w:rPr>
        <w:t>C</w:t>
      </w:r>
      <w:r w:rsidRPr="006B27ED">
        <w:rPr>
          <w:rFonts w:ascii="Arial" w:hAnsi="Arial" w:cs="Arial"/>
        </w:rPr>
        <w:t>ertaines informations telles que les caractéristiques</w:t>
      </w:r>
      <w:r>
        <w:rPr>
          <w:rFonts w:ascii="Arial" w:hAnsi="Arial" w:cs="Arial"/>
        </w:rPr>
        <w:t xml:space="preserve"> des éoliennes, leurs </w:t>
      </w:r>
      <w:r w:rsidRPr="006B27ED">
        <w:rPr>
          <w:rFonts w:ascii="Arial" w:hAnsi="Arial" w:cs="Arial"/>
        </w:rPr>
        <w:t xml:space="preserve">seuils d’alertes, </w:t>
      </w:r>
      <w:r>
        <w:rPr>
          <w:rFonts w:ascii="Arial" w:hAnsi="Arial" w:cs="Arial"/>
        </w:rPr>
        <w:t xml:space="preserve">et </w:t>
      </w:r>
      <w:r w:rsidRPr="006B27ED">
        <w:rPr>
          <w:rFonts w:ascii="Arial" w:hAnsi="Arial" w:cs="Arial"/>
        </w:rPr>
        <w:t>le</w:t>
      </w:r>
      <w:r>
        <w:rPr>
          <w:rFonts w:ascii="Arial" w:hAnsi="Arial" w:cs="Arial"/>
        </w:rPr>
        <w:t>ur</w:t>
      </w:r>
      <w:r w:rsidRPr="006B27ED">
        <w:rPr>
          <w:rFonts w:ascii="Arial" w:hAnsi="Arial" w:cs="Arial"/>
        </w:rPr>
        <w:t>s cordonnées</w:t>
      </w:r>
      <w:r>
        <w:rPr>
          <w:rFonts w:ascii="Arial" w:hAnsi="Arial" w:cs="Arial"/>
        </w:rPr>
        <w:t xml:space="preserve"> ainsi que </w:t>
      </w:r>
      <w:r w:rsidRPr="006B27ED">
        <w:rPr>
          <w:rFonts w:ascii="Arial" w:hAnsi="Arial" w:cs="Arial"/>
        </w:rPr>
        <w:t xml:space="preserve">les espèces présentes sur les sites </w:t>
      </w:r>
      <w:r>
        <w:rPr>
          <w:rFonts w:ascii="Arial" w:hAnsi="Arial" w:cs="Arial"/>
        </w:rPr>
        <w:t xml:space="preserve">qui </w:t>
      </w:r>
      <w:r w:rsidRPr="006B27ED">
        <w:rPr>
          <w:rFonts w:ascii="Arial" w:hAnsi="Arial" w:cs="Arial"/>
        </w:rPr>
        <w:t xml:space="preserve">sont pris en compte dans la stratégie de bridage </w:t>
      </w:r>
      <w:r>
        <w:rPr>
          <w:rFonts w:ascii="Arial" w:hAnsi="Arial" w:cs="Arial"/>
        </w:rPr>
        <w:t>développée ne devrait être transmissent à chaque requête</w:t>
      </w:r>
      <w:r w:rsidRPr="006B27ED">
        <w:rPr>
          <w:rFonts w:ascii="Arial" w:hAnsi="Arial" w:cs="Arial"/>
        </w:rPr>
        <w:t xml:space="preserve">. Ces informations doivent être stockées dans une base de données </w:t>
      </w:r>
      <w:r>
        <w:rPr>
          <w:rFonts w:ascii="Arial" w:hAnsi="Arial" w:cs="Arial"/>
        </w:rPr>
        <w:t>(</w:t>
      </w:r>
      <w:r>
        <w:rPr>
          <w:rFonts w:ascii="Arial" w:hAnsi="Arial" w:cs="Arial"/>
        </w:rPr>
        <w:fldChar w:fldCharType="begin"/>
      </w:r>
      <w:r>
        <w:rPr>
          <w:rFonts w:ascii="Arial" w:hAnsi="Arial" w:cs="Arial"/>
        </w:rPr>
        <w:instrText xml:space="preserve"> REF _Ref18853935 \h </w:instrText>
      </w:r>
      <w:r>
        <w:rPr>
          <w:rFonts w:ascii="Arial" w:hAnsi="Arial" w:cs="Arial"/>
        </w:rPr>
      </w:r>
      <w:r>
        <w:rPr>
          <w:rFonts w:ascii="Arial" w:hAnsi="Arial" w:cs="Arial"/>
        </w:rPr>
        <w:fldChar w:fldCharType="separate"/>
      </w:r>
      <w:r w:rsidRPr="0055441B">
        <w:rPr>
          <w:rFonts w:ascii="Arial" w:hAnsi="Arial" w:cs="Arial"/>
          <w:i/>
          <w:iCs/>
        </w:rPr>
        <w:t xml:space="preserve">Figure </w:t>
      </w:r>
      <w:r>
        <w:rPr>
          <w:rFonts w:ascii="Arial" w:hAnsi="Arial" w:cs="Arial"/>
          <w:i/>
          <w:iCs/>
          <w:noProof/>
        </w:rPr>
        <w:t>15</w:t>
      </w:r>
      <w:r>
        <w:rPr>
          <w:rFonts w:ascii="Arial" w:hAnsi="Arial" w:cs="Arial"/>
        </w:rPr>
        <w:fldChar w:fldCharType="end"/>
      </w:r>
      <w:r>
        <w:rPr>
          <w:rFonts w:ascii="Arial" w:hAnsi="Arial" w:cs="Arial"/>
        </w:rPr>
        <w:fldChar w:fldCharType="begin"/>
      </w:r>
      <w:r>
        <w:rPr>
          <w:rFonts w:ascii="Arial" w:hAnsi="Arial" w:cs="Arial"/>
        </w:rPr>
        <w:instrText xml:space="preserve"> REF _Ref18853874 \h </w:instrText>
      </w:r>
      <w:r>
        <w:rPr>
          <w:rFonts w:ascii="Arial" w:hAnsi="Arial" w:cs="Arial"/>
        </w:rPr>
      </w:r>
      <w:r>
        <w:rPr>
          <w:rFonts w:ascii="Arial" w:hAnsi="Arial" w:cs="Arial"/>
        </w:rPr>
        <w:fldChar w:fldCharType="end"/>
      </w:r>
      <w:r>
        <w:rPr>
          <w:rFonts w:ascii="Arial" w:hAnsi="Arial" w:cs="Arial"/>
        </w:rPr>
        <w:t xml:space="preserve">) </w:t>
      </w:r>
      <w:r w:rsidRPr="006B27ED">
        <w:rPr>
          <w:rFonts w:ascii="Arial" w:hAnsi="Arial" w:cs="Arial"/>
        </w:rPr>
        <w:t>et chargées dans l</w:t>
      </w:r>
      <w:r>
        <w:rPr>
          <w:rFonts w:ascii="Arial" w:hAnsi="Arial" w:cs="Arial"/>
        </w:rPr>
        <w:t>e module</w:t>
      </w:r>
      <w:r w:rsidRPr="006B27ED">
        <w:rPr>
          <w:rFonts w:ascii="Arial" w:hAnsi="Arial" w:cs="Arial"/>
        </w:rPr>
        <w:t xml:space="preserve"> R au moment de faire les prédictions. </w:t>
      </w:r>
      <w:r>
        <w:rPr>
          <w:rFonts w:ascii="Arial" w:hAnsi="Arial" w:cs="Arial"/>
        </w:rPr>
        <w:t>Cela parce que ce sont des informations qui varient très peu dans le temps et les renvoyées à chaque requête au module de calcul risque de réduire les performances qui système.</w:t>
      </w:r>
    </w:p>
    <w:p w14:paraId="73006E94" w14:textId="77777777" w:rsidR="00326AA6" w:rsidRDefault="00326AA6" w:rsidP="00326AA6"/>
    <w:p w14:paraId="729F0FBC" w14:textId="77777777" w:rsidR="00326AA6" w:rsidRDefault="00326AA6" w:rsidP="00326AA6">
      <w:pPr>
        <w:pStyle w:val="Lgende"/>
      </w:pPr>
      <w:commentRangeStart w:id="152"/>
      <w:r w:rsidRPr="006B27ED">
        <w:rPr>
          <w:rFonts w:ascii="Arial" w:hAnsi="Arial" w:cs="Arial"/>
          <w:noProof/>
        </w:rPr>
        <w:drawing>
          <wp:inline distT="0" distB="0" distL="0" distR="0" wp14:anchorId="01FD5D2D" wp14:editId="6FEC3859">
            <wp:extent cx="5760720" cy="3036641"/>
            <wp:effectExtent l="0" t="0" r="0" b="0"/>
            <wp:docPr id="33" name="Image 33" descr="C:\Users\fcoulibaly\Desktop\stage_chirotech\redac\Rendu supagro\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C:\Users\fcoulibaly\Desktop\stage_chirotech\redac\Rendu supagro\Diagram.jpg"/>
                    <pic:cNvPicPr>
                      <a:picLocks noChangeAspect="1" noChangeArrowheads="1"/>
                    </pic:cNvPicPr>
                  </pic:nvPicPr>
                  <pic:blipFill>
                    <a:blip r:embed="rId48">
                      <a:extLst>
                        <a:ext uri="{28A0092B-C50C-407E-A947-70E740481C1C}">
                          <a14:useLocalDpi xmlns:a14="http://schemas.microsoft.com/office/drawing/2010/main" val="0"/>
                        </a:ext>
                      </a:extLst>
                    </a:blip>
                    <a:srcRect l="6118" t="31959" r="34595" b="28561"/>
                    <a:stretch>
                      <a:fillRect/>
                    </a:stretch>
                  </pic:blipFill>
                  <pic:spPr>
                    <a:xfrm>
                      <a:off x="0" y="0"/>
                      <a:ext cx="5760720" cy="3036641"/>
                    </a:xfrm>
                    <a:prstGeom prst="rect">
                      <a:avLst/>
                    </a:prstGeom>
                    <a:noFill/>
                    <a:ln>
                      <a:noFill/>
                    </a:ln>
                  </pic:spPr>
                </pic:pic>
              </a:graphicData>
            </a:graphic>
          </wp:inline>
        </w:drawing>
      </w:r>
      <w:commentRangeEnd w:id="152"/>
      <w:r w:rsidR="00092898">
        <w:rPr>
          <w:rStyle w:val="Marquedecommentaire"/>
          <w:rFonts w:cs="Times New Roman"/>
          <w:i w:val="0"/>
          <w:iCs w:val="0"/>
        </w:rPr>
        <w:commentReference w:id="152"/>
      </w:r>
    </w:p>
    <w:p w14:paraId="5B2B95C2" w14:textId="6474899B" w:rsidR="00326AA6" w:rsidRPr="0055441B" w:rsidRDefault="00326AA6" w:rsidP="00326AA6">
      <w:pPr>
        <w:rPr>
          <w:rFonts w:ascii="Arial" w:hAnsi="Arial" w:cs="Arial"/>
          <w:i/>
          <w:iCs/>
        </w:rPr>
      </w:pPr>
      <w:bookmarkStart w:id="153" w:name="_Ref18853935"/>
      <w:bookmarkStart w:id="154" w:name="_Toc18874334"/>
      <w:r w:rsidRPr="0055441B">
        <w:rPr>
          <w:rFonts w:ascii="Arial" w:hAnsi="Arial" w:cs="Arial"/>
          <w:i/>
          <w:iCs/>
        </w:rPr>
        <w:t xml:space="preserve">Figure </w:t>
      </w:r>
      <w:r w:rsidRPr="0055441B">
        <w:rPr>
          <w:rFonts w:ascii="Arial" w:hAnsi="Arial" w:cs="Arial"/>
          <w:i/>
          <w:iCs/>
        </w:rPr>
        <w:fldChar w:fldCharType="begin"/>
      </w:r>
      <w:r w:rsidRPr="0055441B">
        <w:rPr>
          <w:rFonts w:ascii="Arial" w:hAnsi="Arial" w:cs="Arial"/>
          <w:i/>
          <w:iCs/>
        </w:rPr>
        <w:instrText xml:space="preserve"> SEQ Figure \* ARABIC </w:instrText>
      </w:r>
      <w:r w:rsidRPr="0055441B">
        <w:rPr>
          <w:rFonts w:ascii="Arial" w:hAnsi="Arial" w:cs="Arial"/>
          <w:i/>
          <w:iCs/>
        </w:rPr>
        <w:fldChar w:fldCharType="separate"/>
      </w:r>
      <w:r>
        <w:rPr>
          <w:rFonts w:ascii="Arial" w:hAnsi="Arial" w:cs="Arial"/>
          <w:i/>
          <w:iCs/>
          <w:noProof/>
        </w:rPr>
        <w:t>22</w:t>
      </w:r>
      <w:r w:rsidRPr="0055441B">
        <w:rPr>
          <w:rFonts w:ascii="Arial" w:hAnsi="Arial" w:cs="Arial"/>
          <w:i/>
          <w:iCs/>
        </w:rPr>
        <w:fldChar w:fldCharType="end"/>
      </w:r>
      <w:bookmarkEnd w:id="153"/>
      <w:r w:rsidRPr="0055441B">
        <w:rPr>
          <w:rFonts w:ascii="Arial" w:hAnsi="Arial" w:cs="Arial"/>
          <w:i/>
          <w:iCs/>
        </w:rPr>
        <w:t xml:space="preserve">: Schéma </w:t>
      </w:r>
      <w:ins w:id="155" w:author="BIDI" w:date="2019-09-09T11:35:00Z">
        <w:r w:rsidR="00092898" w:rsidRPr="0055441B">
          <w:rPr>
            <w:rFonts w:ascii="Arial" w:hAnsi="Arial" w:cs="Arial"/>
            <w:i/>
            <w:iCs/>
          </w:rPr>
          <w:t>relationnel</w:t>
        </w:r>
        <w:r w:rsidR="00092898">
          <w:rPr>
            <w:rFonts w:ascii="Arial" w:hAnsi="Arial" w:cs="Arial"/>
            <w:i/>
            <w:iCs/>
          </w:rPr>
          <w:t xml:space="preserve"> </w:t>
        </w:r>
      </w:ins>
      <w:del w:id="156" w:author="BIDI" w:date="2019-09-09T11:35:00Z">
        <w:r w:rsidRPr="0055441B" w:rsidDel="00092898">
          <w:rPr>
            <w:rFonts w:ascii="Arial" w:hAnsi="Arial" w:cs="Arial"/>
            <w:i/>
            <w:iCs/>
          </w:rPr>
          <w:delText>relationnelle</w:delText>
        </w:r>
      </w:del>
      <w:r w:rsidRPr="0055441B">
        <w:rPr>
          <w:rFonts w:ascii="Arial" w:hAnsi="Arial" w:cs="Arial"/>
          <w:i/>
          <w:iCs/>
        </w:rPr>
        <w:t xml:space="preserve"> de la base de données</w:t>
      </w:r>
      <w:bookmarkEnd w:id="154"/>
    </w:p>
    <w:p w14:paraId="321D140F" w14:textId="77777777" w:rsidR="00326AA6" w:rsidRDefault="00326AA6" w:rsidP="00326AA6">
      <w:pPr>
        <w:pStyle w:val="Titre1"/>
        <w:numPr>
          <w:ilvl w:val="1"/>
          <w:numId w:val="17"/>
        </w:numPr>
        <w:tabs>
          <w:tab w:val="clear" w:pos="567"/>
        </w:tabs>
        <w:rPr>
          <w:rFonts w:cs="Arial"/>
        </w:rPr>
      </w:pPr>
      <w:bookmarkStart w:id="157" w:name="_Toc18664771"/>
      <w:bookmarkStart w:id="158" w:name="_Toc18874401"/>
      <w:r w:rsidRPr="008A7E6D">
        <w:rPr>
          <w:rFonts w:cs="Arial"/>
        </w:rPr>
        <w:lastRenderedPageBreak/>
        <w:t>Fonctionne</w:t>
      </w:r>
      <w:r>
        <w:rPr>
          <w:rFonts w:cs="Arial"/>
        </w:rPr>
        <w:t>ment et choix technique</w:t>
      </w:r>
      <w:bookmarkEnd w:id="157"/>
      <w:bookmarkEnd w:id="158"/>
      <w:r>
        <w:rPr>
          <w:rFonts w:cs="Arial"/>
        </w:rPr>
        <w:t xml:space="preserve"> </w:t>
      </w:r>
      <w:r w:rsidRPr="008A7E6D">
        <w:rPr>
          <w:rFonts w:cs="Arial"/>
        </w:rPr>
        <w:t xml:space="preserve"> </w:t>
      </w:r>
    </w:p>
    <w:p w14:paraId="20976276" w14:textId="6CE4D2D1" w:rsidR="00326AA6" w:rsidRDefault="00326AA6" w:rsidP="00326AA6">
      <w:pPr>
        <w:pStyle w:val="Corpsdetexte"/>
        <w:spacing w:after="0"/>
        <w:rPr>
          <w:rFonts w:ascii="Arial" w:hAnsi="Arial" w:cs="Arial"/>
        </w:rPr>
      </w:pPr>
      <w:r w:rsidRPr="00F873F6">
        <w:rPr>
          <w:rFonts w:ascii="Arial" w:hAnsi="Arial" w:cs="Arial"/>
        </w:rPr>
        <w:t xml:space="preserve">La communication entre le module 1 et le module R se fera via un REST API. C’est-à-dire une interface de programmation d'application qui fait appel à des requêtes HTTP pour obtenir (GET), placer (PUT), publier (POST) et supprimer (DELETE) des données. Ainsi pour obtenir des prédictions d’activités, des estimations de productions énergétiques ou une décision de bridage, le module 1 enverra une requête </w:t>
      </w:r>
      <w:r>
        <w:rPr>
          <w:rFonts w:ascii="Arial" w:hAnsi="Arial" w:cs="Arial"/>
        </w:rPr>
        <w:t>http (</w:t>
      </w:r>
      <w:r w:rsidR="006C6C77">
        <w:rPr>
          <w:rFonts w:ascii="Arial" w:hAnsi="Arial" w:cs="Arial"/>
        </w:rPr>
        <w:t xml:space="preserve">voir </w:t>
      </w:r>
      <w:r w:rsidR="006C6C77">
        <w:rPr>
          <w:rFonts w:ascii="Arial" w:hAnsi="Arial" w:cs="Arial"/>
        </w:rPr>
        <w:fldChar w:fldCharType="begin"/>
      </w:r>
      <w:r w:rsidR="006C6C77">
        <w:rPr>
          <w:rFonts w:ascii="Arial" w:hAnsi="Arial" w:cs="Arial"/>
        </w:rPr>
        <w:instrText xml:space="preserve"> REF _Ref18874707 \h </w:instrText>
      </w:r>
      <w:r w:rsidR="006C6C77">
        <w:rPr>
          <w:rFonts w:ascii="Arial" w:hAnsi="Arial" w:cs="Arial"/>
        </w:rPr>
      </w:r>
      <w:r w:rsidR="006C6C77">
        <w:rPr>
          <w:rFonts w:ascii="Arial" w:hAnsi="Arial" w:cs="Arial"/>
        </w:rPr>
        <w:fldChar w:fldCharType="separate"/>
      </w:r>
      <w:r w:rsidR="006C6C77">
        <w:rPr>
          <w:rFonts w:ascii="Arial" w:hAnsi="Arial" w:cs="Arial"/>
        </w:rPr>
        <w:t>Annexe 3 : Construction d’une requête HTTP</w:t>
      </w:r>
      <w:r w:rsidR="006C6C77">
        <w:rPr>
          <w:rFonts w:ascii="Arial" w:hAnsi="Arial" w:cs="Arial"/>
        </w:rPr>
        <w:fldChar w:fldCharType="end"/>
      </w:r>
      <w:r>
        <w:rPr>
          <w:rFonts w:ascii="Arial" w:hAnsi="Arial" w:cs="Arial"/>
        </w:rPr>
        <w:t>)</w:t>
      </w:r>
      <w:r w:rsidRPr="00F873F6">
        <w:rPr>
          <w:rFonts w:ascii="Arial" w:hAnsi="Arial" w:cs="Arial"/>
        </w:rPr>
        <w:t xml:space="preserve"> au module R qui exécutera les calculs nécessaires puis renverra la réponse adéquate au module 1.</w:t>
      </w:r>
    </w:p>
    <w:p w14:paraId="6AA908A1" w14:textId="77777777" w:rsidR="00326AA6" w:rsidRDefault="00326AA6" w:rsidP="00326AA6">
      <w:pPr>
        <w:pStyle w:val="Corpsdetexte"/>
        <w:rPr>
          <w:rFonts w:ascii="Arial" w:hAnsi="Arial" w:cs="Arial"/>
        </w:rPr>
      </w:pPr>
      <w:r>
        <w:rPr>
          <w:rFonts w:ascii="Arial" w:hAnsi="Arial" w:cs="Arial"/>
        </w:rPr>
        <w:t>Le développement d’une API sous R peut se faire à l’aide du package R plumber. En ajoutant quelques commentaires au script R.  Ces commentaires décrivent des fonctions et permettront de construire les requêtes HTTP. Ces dernières déclencheront l’exécution du code R adapté au besoin (faire des prédictions, requêter la base de données, déterminer si une turbine doit être bridée ou non). Les résultats de l’exécution seront retournés sous le format JSON ou, si nécessaire</w:t>
      </w:r>
      <w:ins w:id="159" w:author="yves" w:date="2019-09-07T18:42:00Z">
        <w:r>
          <w:rPr>
            <w:rFonts w:ascii="Arial" w:hAnsi="Arial" w:cs="Arial"/>
          </w:rPr>
          <w:t>,</w:t>
        </w:r>
      </w:ins>
      <w:r>
        <w:rPr>
          <w:rFonts w:ascii="Arial" w:hAnsi="Arial" w:cs="Arial"/>
        </w:rPr>
        <w:t xml:space="preserve"> sous d’autres formats. :</w:t>
      </w:r>
    </w:p>
    <w:p w14:paraId="71BCF86E" w14:textId="77777777" w:rsidR="00326AA6" w:rsidRPr="00186F83" w:rsidRDefault="00326AA6" w:rsidP="00326AA6">
      <w:pPr>
        <w:pStyle w:val="Corpsdetexte"/>
        <w:rPr>
          <w:rFonts w:ascii="Arial" w:hAnsi="Arial" w:cs="Arial"/>
        </w:rPr>
      </w:pPr>
      <w:r w:rsidRPr="0021174A">
        <w:rPr>
          <w:rFonts w:ascii="Arial" w:hAnsi="Arial" w:cs="Arial"/>
        </w:rPr>
        <w:t xml:space="preserve">Une base de données </w:t>
      </w:r>
      <w:r>
        <w:rPr>
          <w:rFonts w:ascii="Arial" w:hAnsi="Arial" w:cs="Arial"/>
        </w:rPr>
        <w:t xml:space="preserve">de type </w:t>
      </w:r>
      <w:r w:rsidRPr="0021174A">
        <w:rPr>
          <w:rFonts w:ascii="Arial" w:hAnsi="Arial" w:cs="Arial"/>
        </w:rPr>
        <w:t>POSTGRESQL est souhaitée parce qu</w:t>
      </w:r>
      <w:ins w:id="160" w:author="yves" w:date="2019-09-07T18:42:00Z">
        <w:r>
          <w:rPr>
            <w:rFonts w:ascii="Arial" w:hAnsi="Arial" w:cs="Arial"/>
          </w:rPr>
          <w:t>’</w:t>
        </w:r>
      </w:ins>
      <w:r w:rsidRPr="0021174A">
        <w:rPr>
          <w:rFonts w:ascii="Arial" w:hAnsi="Arial" w:cs="Arial"/>
        </w:rPr>
        <w:t>elle possède</w:t>
      </w:r>
      <w:r>
        <w:rPr>
          <w:rFonts w:ascii="Arial" w:hAnsi="Arial" w:cs="Arial"/>
        </w:rPr>
        <w:t xml:space="preserve"> la capacité de stocker et manipuler des données spatialisées </w:t>
      </w:r>
      <w:r w:rsidRPr="0021174A">
        <w:rPr>
          <w:rFonts w:ascii="Arial" w:hAnsi="Arial" w:cs="Arial"/>
        </w:rPr>
        <w:t xml:space="preserve">et </w:t>
      </w:r>
      <w:r>
        <w:rPr>
          <w:rFonts w:ascii="Arial" w:hAnsi="Arial" w:cs="Arial"/>
        </w:rPr>
        <w:t>qu’</w:t>
      </w:r>
      <w:r w:rsidRPr="0021174A">
        <w:rPr>
          <w:rFonts w:ascii="Arial" w:hAnsi="Arial" w:cs="Arial"/>
        </w:rPr>
        <w:t>elle est déjà utilisé</w:t>
      </w:r>
      <w:r>
        <w:rPr>
          <w:rFonts w:ascii="Arial" w:hAnsi="Arial" w:cs="Arial"/>
        </w:rPr>
        <w:t>e</w:t>
      </w:r>
      <w:r w:rsidRPr="0021174A">
        <w:rPr>
          <w:rFonts w:ascii="Arial" w:hAnsi="Arial" w:cs="Arial"/>
        </w:rPr>
        <w:t xml:space="preserve"> par l’équipe de développement.</w:t>
      </w:r>
    </w:p>
    <w:p w14:paraId="79937C08" w14:textId="77777777" w:rsidR="00326AA6" w:rsidRDefault="00326AA6" w:rsidP="00326AA6">
      <w:pPr>
        <w:pStyle w:val="Titre1"/>
        <w:numPr>
          <w:ilvl w:val="1"/>
          <w:numId w:val="17"/>
        </w:numPr>
        <w:rPr>
          <w:rFonts w:cs="Arial"/>
        </w:rPr>
      </w:pPr>
      <w:bookmarkStart w:id="161" w:name="_Toc18874402"/>
      <w:r>
        <w:rPr>
          <w:rFonts w:cs="Arial"/>
        </w:rPr>
        <w:t>Configuration du web service</w:t>
      </w:r>
      <w:bookmarkEnd w:id="161"/>
    </w:p>
    <w:p w14:paraId="2A0A4AA6" w14:textId="77777777" w:rsidR="00326AA6" w:rsidRDefault="00326AA6" w:rsidP="00326AA6">
      <w:pPr>
        <w:pStyle w:val="Corpsdetexte"/>
        <w:spacing w:after="0"/>
        <w:rPr>
          <w:rFonts w:ascii="Arial" w:hAnsi="Arial" w:cs="Arial"/>
        </w:rPr>
      </w:pPr>
      <w:r>
        <w:rPr>
          <w:rFonts w:ascii="Arial" w:hAnsi="Arial" w:cs="Arial"/>
        </w:rPr>
        <w:t>L’utilisation du web service proposé précédemment pour un parc donné nécessite le renseignement dans la base de données de différentes informations :</w:t>
      </w:r>
    </w:p>
    <w:p w14:paraId="67DE9300" w14:textId="1C7CB901" w:rsidR="00326AA6" w:rsidRDefault="00326AA6" w:rsidP="00326AA6">
      <w:pPr>
        <w:pStyle w:val="Corpsdetexte"/>
        <w:numPr>
          <w:ilvl w:val="0"/>
          <w:numId w:val="10"/>
        </w:numPr>
        <w:spacing w:after="0"/>
        <w:rPr>
          <w:rFonts w:ascii="Arial" w:hAnsi="Arial" w:cs="Arial"/>
        </w:rPr>
      </w:pPr>
      <w:r>
        <w:rPr>
          <w:rFonts w:ascii="Arial" w:hAnsi="Arial" w:cs="Arial"/>
        </w:rPr>
        <w:t>La liste des espèces de chiroptères potentiellement présentes sur le site</w:t>
      </w:r>
      <w:ins w:id="162" w:author="yves" w:date="2019-09-07T18:39:00Z">
        <w:r>
          <w:rPr>
            <w:rFonts w:ascii="Arial" w:hAnsi="Arial" w:cs="Arial"/>
          </w:rPr>
          <w:t>.</w:t>
        </w:r>
      </w:ins>
      <w:r>
        <w:rPr>
          <w:rFonts w:ascii="Arial" w:hAnsi="Arial" w:cs="Arial"/>
        </w:rPr>
        <w:t xml:space="preserve"> Car les espèces ne sont pas reparties de manière homogène sur tous les sites (</w:t>
      </w:r>
      <w:r>
        <w:rPr>
          <w:rFonts w:ascii="Arial" w:hAnsi="Arial" w:cs="Arial"/>
        </w:rPr>
        <w:fldChar w:fldCharType="begin"/>
      </w:r>
      <w:r>
        <w:rPr>
          <w:rFonts w:ascii="Arial" w:hAnsi="Arial" w:cs="Arial"/>
        </w:rPr>
        <w:instrText xml:space="preserve"> REF _Ref18871873 \h </w:instrText>
      </w:r>
      <w:r>
        <w:rPr>
          <w:rFonts w:ascii="Arial" w:hAnsi="Arial" w:cs="Arial"/>
        </w:rPr>
      </w:r>
      <w:r>
        <w:rPr>
          <w:rFonts w:ascii="Arial" w:hAnsi="Arial" w:cs="Arial"/>
        </w:rPr>
        <w:fldChar w:fldCharType="separate"/>
      </w:r>
      <w:r>
        <w:t xml:space="preserve">Figure </w:t>
      </w:r>
      <w:r>
        <w:rPr>
          <w:noProof/>
        </w:rPr>
        <w:t>11</w:t>
      </w:r>
      <w:r>
        <w:rPr>
          <w:rFonts w:ascii="Arial" w:hAnsi="Arial" w:cs="Arial"/>
        </w:rPr>
        <w:fldChar w:fldCharType="end"/>
      </w:r>
      <w:r>
        <w:rPr>
          <w:rFonts w:ascii="Arial" w:hAnsi="Arial" w:cs="Arial"/>
        </w:rPr>
        <w:t xml:space="preserve">) </w:t>
      </w:r>
    </w:p>
    <w:p w14:paraId="19B35701" w14:textId="77777777" w:rsidR="00FF4922" w:rsidRDefault="00326AA6" w:rsidP="00326AA6">
      <w:pPr>
        <w:pStyle w:val="Corpsdetexte"/>
        <w:numPr>
          <w:ilvl w:val="0"/>
          <w:numId w:val="10"/>
        </w:numPr>
        <w:spacing w:after="0"/>
        <w:rPr>
          <w:rFonts w:ascii="Arial" w:hAnsi="Arial" w:cs="Arial"/>
        </w:rPr>
      </w:pPr>
      <w:r>
        <w:rPr>
          <w:rFonts w:ascii="Arial" w:hAnsi="Arial" w:cs="Arial"/>
        </w:rPr>
        <w:t>Les caractéristiques des éoliennes (modèle d’éolienne, position géographique). Ces informations serviront à calculer les heures de lever et coucher du soleil, à déterminer quel est le modèle écorégional à employer et à paramétrer le modèle de prédiction de la puissance produite.</w:t>
      </w:r>
    </w:p>
    <w:p w14:paraId="4B69FED2" w14:textId="7091854A" w:rsidR="00326AA6" w:rsidRPr="00FF4922" w:rsidRDefault="00326AA6" w:rsidP="00326AA6">
      <w:pPr>
        <w:pStyle w:val="Corpsdetexte"/>
        <w:numPr>
          <w:ilvl w:val="0"/>
          <w:numId w:val="10"/>
        </w:numPr>
        <w:spacing w:after="0"/>
        <w:rPr>
          <w:rFonts w:ascii="Arial" w:hAnsi="Arial" w:cs="Arial"/>
        </w:rPr>
      </w:pPr>
      <w:r w:rsidRPr="00FF4922">
        <w:rPr>
          <w:rFonts w:ascii="Arial" w:hAnsi="Arial" w:cs="Arial"/>
        </w:rPr>
        <w:t xml:space="preserve"> Le seuil de bridage associé à chaque éolienne. Celui-ci doit être déterminé             par Biotope lors d’une étude en amont de l’installation du système Chirotech en exploitant les données de l’état initial du projet</w:t>
      </w:r>
      <w:r>
        <w:rPr>
          <w:rStyle w:val="Appelnotedebasdep"/>
          <w:rFonts w:ascii="Arial" w:hAnsi="Arial" w:cs="Arial"/>
        </w:rPr>
        <w:footnoteReference w:id="5"/>
      </w:r>
      <w:r w:rsidRPr="00FF4922">
        <w:rPr>
          <w:rFonts w:ascii="Arial" w:hAnsi="Arial" w:cs="Arial"/>
        </w:rPr>
        <w:t>.</w:t>
      </w:r>
    </w:p>
    <w:p w14:paraId="3C61AC5C" w14:textId="77777777" w:rsidR="00326AA6" w:rsidRPr="00251A74" w:rsidRDefault="00326AA6" w:rsidP="00326AA6">
      <w:pPr>
        <w:pStyle w:val="Titre1"/>
        <w:numPr>
          <w:ilvl w:val="0"/>
          <w:numId w:val="17"/>
        </w:numPr>
        <w:rPr>
          <w:rFonts w:cs="Arial"/>
        </w:rPr>
      </w:pPr>
      <w:bookmarkStart w:id="163" w:name="_Toc18874403"/>
      <w:r w:rsidRPr="00251A74">
        <w:rPr>
          <w:rFonts w:cs="Arial"/>
        </w:rPr>
        <w:t>Conclusion Partielle</w:t>
      </w:r>
      <w:bookmarkEnd w:id="163"/>
      <w:r w:rsidRPr="00251A74">
        <w:rPr>
          <w:rFonts w:cs="Arial"/>
        </w:rPr>
        <w:t xml:space="preserve"> </w:t>
      </w:r>
    </w:p>
    <w:p w14:paraId="0A1E18BF" w14:textId="77777777" w:rsidR="00326AA6" w:rsidRPr="006C40EB" w:rsidRDefault="00326AA6" w:rsidP="00326AA6">
      <w:pPr>
        <w:pStyle w:val="Corpsdetexte"/>
        <w:rPr>
          <w:rFonts w:ascii="Arial" w:hAnsi="Arial" w:cs="Arial"/>
        </w:rPr>
      </w:pPr>
      <w:r w:rsidRPr="00186F83">
        <w:rPr>
          <w:rFonts w:ascii="Arial" w:hAnsi="Arial" w:cs="Arial"/>
        </w:rPr>
        <w:t xml:space="preserve">La mise en œuvre des stratégies de bridage proposées dans cette étude nécessite une modification de l’architecture et de fonctionnement du web service actuel. Ces modifications consistent à ajouter un module R et une base de données </w:t>
      </w:r>
      <w:r w:rsidRPr="00186F83">
        <w:rPr>
          <w:rFonts w:ascii="Arial" w:hAnsi="Arial" w:cs="Arial"/>
        </w:rPr>
        <w:lastRenderedPageBreak/>
        <w:t xml:space="preserve">POSTGRESQL qui communiquerons avec le reste du système via une </w:t>
      </w:r>
      <w:r w:rsidRPr="00F873F6">
        <w:rPr>
          <w:rFonts w:ascii="Arial" w:hAnsi="Arial" w:cs="Arial"/>
        </w:rPr>
        <w:t>interface de programmation d’application (</w:t>
      </w:r>
      <w:r w:rsidRPr="00186F83">
        <w:rPr>
          <w:rFonts w:ascii="Arial" w:hAnsi="Arial" w:cs="Arial"/>
        </w:rPr>
        <w:t xml:space="preserve">API). </w:t>
      </w:r>
    </w:p>
    <w:p w14:paraId="33A84B67" w14:textId="107BDA08" w:rsidR="00AE1EDA" w:rsidRDefault="00AE1EDA" w:rsidP="00AE1EDA">
      <w:pPr>
        <w:pStyle w:val="Corpsdetexte"/>
        <w:spacing w:after="0"/>
        <w:rPr>
          <w:rFonts w:ascii="Arial" w:hAnsi="Arial" w:cs="Arial"/>
        </w:rPr>
      </w:pPr>
      <w:bookmarkStart w:id="164" w:name="_Toc11683892"/>
    </w:p>
    <w:p w14:paraId="7A682232" w14:textId="6E182FF2" w:rsidR="00AE1EDA" w:rsidRDefault="00AE1EDA" w:rsidP="00AE1EDA">
      <w:pPr>
        <w:pStyle w:val="Corpsdetexte"/>
        <w:spacing w:after="0"/>
        <w:rPr>
          <w:rFonts w:ascii="Arial" w:hAnsi="Arial" w:cs="Arial"/>
        </w:rPr>
      </w:pPr>
    </w:p>
    <w:p w14:paraId="30F443F0" w14:textId="06B2952C" w:rsidR="00AE1EDA" w:rsidRDefault="00AE1EDA" w:rsidP="00AE1EDA">
      <w:pPr>
        <w:pStyle w:val="Corpsdetexte"/>
        <w:spacing w:after="0"/>
        <w:rPr>
          <w:rFonts w:ascii="Arial" w:hAnsi="Arial" w:cs="Arial"/>
        </w:rPr>
      </w:pPr>
    </w:p>
    <w:p w14:paraId="0C117202" w14:textId="1091B8EA" w:rsidR="00AE1EDA" w:rsidRDefault="00AE1EDA" w:rsidP="00AE1EDA">
      <w:pPr>
        <w:pStyle w:val="Corpsdetexte"/>
        <w:spacing w:after="0"/>
        <w:rPr>
          <w:rFonts w:ascii="Arial" w:hAnsi="Arial" w:cs="Arial"/>
        </w:rPr>
      </w:pPr>
    </w:p>
    <w:p w14:paraId="416F9657" w14:textId="0B5E7979" w:rsidR="00AE1EDA" w:rsidRDefault="00AE1EDA" w:rsidP="00AE1EDA">
      <w:pPr>
        <w:pStyle w:val="Corpsdetexte"/>
        <w:spacing w:after="0"/>
        <w:rPr>
          <w:rFonts w:ascii="Arial" w:hAnsi="Arial" w:cs="Arial"/>
        </w:rPr>
      </w:pPr>
    </w:p>
    <w:p w14:paraId="4266D79F" w14:textId="424A0B88" w:rsidR="00AE1EDA" w:rsidRDefault="00AE1EDA" w:rsidP="00AE1EDA">
      <w:pPr>
        <w:pStyle w:val="Corpsdetexte"/>
        <w:spacing w:after="0"/>
        <w:rPr>
          <w:rFonts w:ascii="Arial" w:hAnsi="Arial" w:cs="Arial"/>
        </w:rPr>
      </w:pPr>
    </w:p>
    <w:p w14:paraId="2DA92D22" w14:textId="24BEC359" w:rsidR="00AE1EDA" w:rsidRDefault="00AE1EDA" w:rsidP="00AE1EDA">
      <w:pPr>
        <w:pStyle w:val="Corpsdetexte"/>
        <w:spacing w:after="0"/>
        <w:rPr>
          <w:rFonts w:ascii="Arial" w:hAnsi="Arial" w:cs="Arial"/>
        </w:rPr>
      </w:pPr>
    </w:p>
    <w:p w14:paraId="4558FBA2" w14:textId="3BE0803D" w:rsidR="00AE1EDA" w:rsidRDefault="00AE1EDA" w:rsidP="00AE1EDA">
      <w:pPr>
        <w:pStyle w:val="Corpsdetexte"/>
        <w:spacing w:after="0"/>
        <w:rPr>
          <w:rFonts w:ascii="Arial" w:hAnsi="Arial" w:cs="Arial"/>
        </w:rPr>
      </w:pPr>
    </w:p>
    <w:p w14:paraId="2EA465CC" w14:textId="728A8041" w:rsidR="00AE1EDA" w:rsidRDefault="00AE1EDA" w:rsidP="00AE1EDA">
      <w:pPr>
        <w:pStyle w:val="Corpsdetexte"/>
        <w:spacing w:after="0"/>
        <w:rPr>
          <w:rFonts w:ascii="Arial" w:hAnsi="Arial" w:cs="Arial"/>
        </w:rPr>
      </w:pPr>
    </w:p>
    <w:p w14:paraId="46673041" w14:textId="2557D7EA" w:rsidR="00AE1EDA" w:rsidRDefault="00AE1EDA" w:rsidP="00AE1EDA">
      <w:pPr>
        <w:pStyle w:val="Corpsdetexte"/>
        <w:spacing w:after="0"/>
        <w:rPr>
          <w:rFonts w:ascii="Arial" w:hAnsi="Arial" w:cs="Arial"/>
        </w:rPr>
      </w:pPr>
    </w:p>
    <w:p w14:paraId="3602F7B0" w14:textId="4F51AA84" w:rsidR="00AE1EDA" w:rsidRDefault="00AE1EDA" w:rsidP="00AE1EDA">
      <w:pPr>
        <w:pStyle w:val="Corpsdetexte"/>
        <w:spacing w:after="0"/>
        <w:rPr>
          <w:rFonts w:ascii="Arial" w:hAnsi="Arial" w:cs="Arial"/>
        </w:rPr>
      </w:pPr>
    </w:p>
    <w:p w14:paraId="0B07631F" w14:textId="79EAF4BD" w:rsidR="00AE1EDA" w:rsidRDefault="00AE1EDA" w:rsidP="00AE1EDA">
      <w:pPr>
        <w:pStyle w:val="Corpsdetexte"/>
        <w:spacing w:after="0"/>
        <w:rPr>
          <w:rFonts w:ascii="Arial" w:hAnsi="Arial" w:cs="Arial"/>
        </w:rPr>
      </w:pPr>
    </w:p>
    <w:p w14:paraId="45BBE22F" w14:textId="3FDCA7D8" w:rsidR="00AE1EDA" w:rsidRDefault="00AE1EDA" w:rsidP="00AE1EDA">
      <w:pPr>
        <w:pStyle w:val="Corpsdetexte"/>
        <w:spacing w:after="0"/>
        <w:rPr>
          <w:rFonts w:ascii="Arial" w:hAnsi="Arial" w:cs="Arial"/>
        </w:rPr>
      </w:pPr>
    </w:p>
    <w:p w14:paraId="0F1FE290" w14:textId="7884421D" w:rsidR="00AE1EDA" w:rsidRDefault="00AE1EDA" w:rsidP="00AE1EDA">
      <w:pPr>
        <w:pStyle w:val="Corpsdetexte"/>
        <w:spacing w:after="0"/>
        <w:rPr>
          <w:rFonts w:ascii="Arial" w:hAnsi="Arial" w:cs="Arial"/>
        </w:rPr>
      </w:pPr>
    </w:p>
    <w:p w14:paraId="04E94182" w14:textId="3CDCDC8C" w:rsidR="00AE1EDA" w:rsidRDefault="00AE1EDA" w:rsidP="00AE1EDA">
      <w:pPr>
        <w:pStyle w:val="Corpsdetexte"/>
        <w:spacing w:after="0"/>
        <w:rPr>
          <w:rFonts w:ascii="Arial" w:hAnsi="Arial" w:cs="Arial"/>
        </w:rPr>
      </w:pPr>
    </w:p>
    <w:p w14:paraId="0005B756" w14:textId="2178910A" w:rsidR="00AE1EDA" w:rsidRDefault="00AE1EDA" w:rsidP="00AE1EDA">
      <w:pPr>
        <w:pStyle w:val="Corpsdetexte"/>
        <w:spacing w:after="0"/>
        <w:rPr>
          <w:rFonts w:ascii="Arial" w:hAnsi="Arial" w:cs="Arial"/>
        </w:rPr>
      </w:pPr>
    </w:p>
    <w:p w14:paraId="296102E1" w14:textId="09B827D7" w:rsidR="006C6C77" w:rsidRDefault="006C6C77" w:rsidP="00AE1EDA">
      <w:pPr>
        <w:pStyle w:val="Corpsdetexte"/>
        <w:spacing w:after="0"/>
        <w:rPr>
          <w:rFonts w:ascii="Arial" w:hAnsi="Arial" w:cs="Arial"/>
        </w:rPr>
      </w:pPr>
    </w:p>
    <w:p w14:paraId="78DD1C1F" w14:textId="41A0C920" w:rsidR="006C6C77" w:rsidRDefault="006C6C77" w:rsidP="00AE1EDA">
      <w:pPr>
        <w:pStyle w:val="Corpsdetexte"/>
        <w:spacing w:after="0"/>
        <w:rPr>
          <w:rFonts w:ascii="Arial" w:hAnsi="Arial" w:cs="Arial"/>
        </w:rPr>
      </w:pPr>
    </w:p>
    <w:p w14:paraId="50509BC7" w14:textId="77777777" w:rsidR="00FF4922" w:rsidRDefault="00FF4922" w:rsidP="00AE1EDA">
      <w:pPr>
        <w:pStyle w:val="Corpsdetexte"/>
        <w:spacing w:after="0"/>
        <w:rPr>
          <w:rFonts w:ascii="Arial" w:hAnsi="Arial" w:cs="Arial"/>
        </w:rPr>
      </w:pPr>
    </w:p>
    <w:p w14:paraId="6157CCD8" w14:textId="77777777" w:rsidR="006A1AA6" w:rsidRDefault="000A249A">
      <w:pPr>
        <w:pStyle w:val="Titre1"/>
        <w:numPr>
          <w:ilvl w:val="0"/>
          <w:numId w:val="0"/>
        </w:numPr>
        <w:ind w:left="283" w:hanging="283"/>
        <w:rPr>
          <w:rFonts w:cs="Arial"/>
        </w:rPr>
      </w:pPr>
      <w:bookmarkStart w:id="165" w:name="_Toc18874404"/>
      <w:r>
        <w:rPr>
          <w:rFonts w:cs="Arial"/>
        </w:rPr>
        <w:t>Chapitre 4 : Conclusion</w:t>
      </w:r>
      <w:bookmarkEnd w:id="164"/>
      <w:r>
        <w:rPr>
          <w:rFonts w:cs="Arial"/>
        </w:rPr>
        <w:t xml:space="preserve"> Générale</w:t>
      </w:r>
      <w:bookmarkEnd w:id="165"/>
    </w:p>
    <w:p w14:paraId="005A72BC" w14:textId="0A7484D2" w:rsidR="006A1AA6" w:rsidRDefault="000A249A">
      <w:pPr>
        <w:pStyle w:val="Corpsdetexte"/>
        <w:spacing w:after="0"/>
        <w:rPr>
          <w:rFonts w:ascii="Arial" w:hAnsi="Arial" w:cs="Arial"/>
        </w:rPr>
      </w:pPr>
      <w:r>
        <w:rPr>
          <w:rFonts w:ascii="Arial" w:hAnsi="Arial" w:cs="Arial"/>
        </w:rPr>
        <w:t>Cette étude qui s’inscrit dans le cadre des projets de recherche et d’innovation du bureau d’étude environnemental Biotope avait pour principale mission l’amélioration de Chirotech</w:t>
      </w:r>
      <w:r w:rsidR="00446FDD">
        <w:rPr>
          <w:rFonts w:ascii="Arial" w:hAnsi="Arial" w:cs="Arial"/>
        </w:rPr>
        <w:t>.</w:t>
      </w:r>
      <w:r>
        <w:rPr>
          <w:rFonts w:ascii="Arial" w:hAnsi="Arial" w:cs="Arial"/>
        </w:rPr>
        <w:t xml:space="preserve"> </w:t>
      </w:r>
      <w:r w:rsidR="00446FDD">
        <w:rPr>
          <w:rFonts w:ascii="Arial" w:hAnsi="Arial" w:cs="Arial"/>
        </w:rPr>
        <w:t>Il</w:t>
      </w:r>
      <w:r>
        <w:rPr>
          <w:rFonts w:ascii="Arial" w:hAnsi="Arial" w:cs="Arial"/>
        </w:rPr>
        <w:t xml:space="preserve"> s’agissait de (i) déterminer les facteurs météorologiques, temporels, écologiques et phénologiques pertinents à prendre en compte dans la mise en œuvre d’une stratégie de bridage (cf.</w:t>
      </w:r>
      <w:r>
        <w:rPr>
          <w:rFonts w:ascii="Arial" w:hAnsi="Arial" w:cs="Arial"/>
        </w:rPr>
        <w:fldChar w:fldCharType="begin"/>
      </w:r>
      <w:r>
        <w:rPr>
          <w:rFonts w:ascii="Arial" w:hAnsi="Arial" w:cs="Arial"/>
        </w:rPr>
        <w:instrText xml:space="preserve"> REF _Ref18056749 \r \h </w:instrText>
      </w:r>
      <w:r>
        <w:rPr>
          <w:rFonts w:ascii="Arial" w:hAnsi="Arial" w:cs="Arial"/>
        </w:rPr>
      </w:r>
      <w:r>
        <w:rPr>
          <w:rFonts w:ascii="Arial" w:hAnsi="Arial" w:cs="Arial"/>
        </w:rPr>
        <w:fldChar w:fldCharType="separate"/>
      </w:r>
      <w:r>
        <w:rPr>
          <w:rFonts w:ascii="Arial" w:hAnsi="Arial" w:cs="Arial"/>
        </w:rPr>
        <w:t xml:space="preserve"> 2.2.1 </w:t>
      </w:r>
      <w:r>
        <w:rPr>
          <w:rFonts w:ascii="Arial" w:hAnsi="Arial" w:cs="Arial"/>
        </w:rPr>
        <w:fldChar w:fldCharType="end"/>
      </w:r>
      <w:r>
        <w:rPr>
          <w:rFonts w:ascii="Arial" w:hAnsi="Arial" w:cs="Arial"/>
        </w:rPr>
        <w:fldChar w:fldCharType="begin"/>
      </w:r>
      <w:r>
        <w:rPr>
          <w:rFonts w:ascii="Arial" w:hAnsi="Arial" w:cs="Arial"/>
        </w:rPr>
        <w:instrText xml:space="preserve"> REF _Ref18056770 \h </w:instrText>
      </w:r>
      <w:r>
        <w:rPr>
          <w:rFonts w:ascii="Arial" w:hAnsi="Arial" w:cs="Arial"/>
        </w:rPr>
      </w:r>
      <w:r>
        <w:rPr>
          <w:rFonts w:ascii="Arial" w:hAnsi="Arial" w:cs="Arial"/>
        </w:rPr>
        <w:fldChar w:fldCharType="separate"/>
      </w:r>
      <w:r>
        <w:rPr>
          <w:rFonts w:cs="Arial"/>
        </w:rPr>
        <w:t>Définition</w:t>
      </w:r>
      <w:r>
        <w:rPr>
          <w:rFonts w:ascii="Arial" w:hAnsi="Arial" w:cs="Arial"/>
        </w:rPr>
        <w:fldChar w:fldCharType="end"/>
      </w:r>
      <w:r>
        <w:rPr>
          <w:rFonts w:ascii="Arial" w:hAnsi="Arial" w:cs="Arial"/>
        </w:rPr>
        <w:t>). (ii) mettre au point des modèles de prédiction de l’activé des chiroptères en fonction des facteurs précédemment cité</w:t>
      </w:r>
      <w:r w:rsidR="00446FDD">
        <w:rPr>
          <w:rFonts w:ascii="Arial" w:hAnsi="Arial" w:cs="Arial"/>
        </w:rPr>
        <w:t>s</w:t>
      </w:r>
      <w:ins w:id="166" w:author="BIDI" w:date="2019-09-09T11:06:00Z">
        <w:r w:rsidR="008759B9">
          <w:rPr>
            <w:rFonts w:ascii="Arial" w:hAnsi="Arial" w:cs="Arial"/>
          </w:rPr>
          <w:t xml:space="preserve"> </w:t>
        </w:r>
      </w:ins>
      <w:ins w:id="167" w:author="BIDI" w:date="2019-09-09T11:05:00Z">
        <w:r w:rsidR="008759B9">
          <w:rPr>
            <w:rFonts w:ascii="Arial" w:hAnsi="Arial" w:cs="Arial"/>
          </w:rPr>
          <w:t>(cf</w:t>
        </w:r>
        <w:r w:rsidR="008759B9">
          <w:rPr>
            <w:rFonts w:ascii="Arial" w:hAnsi="Arial" w:cs="Arial"/>
          </w:rPr>
          <w:t>….)</w:t>
        </w:r>
      </w:ins>
      <w:del w:id="168" w:author="BIDI" w:date="2019-09-09T11:05:00Z">
        <w:r w:rsidDel="008759B9">
          <w:rPr>
            <w:rFonts w:ascii="Arial" w:hAnsi="Arial" w:cs="Arial"/>
          </w:rPr>
          <w:delText xml:space="preserve">. </w:delText>
        </w:r>
      </w:del>
      <w:r>
        <w:rPr>
          <w:rFonts w:ascii="Arial" w:hAnsi="Arial" w:cs="Arial"/>
        </w:rPr>
        <w:t>(iii) de mettre en place une méthode d’évaluation des stratégies de bridage afin de comparer celle</w:t>
      </w:r>
      <w:r w:rsidR="00446FDD">
        <w:rPr>
          <w:rFonts w:ascii="Arial" w:hAnsi="Arial" w:cs="Arial"/>
        </w:rPr>
        <w:t>s</w:t>
      </w:r>
      <w:r>
        <w:rPr>
          <w:rFonts w:ascii="Arial" w:hAnsi="Arial" w:cs="Arial"/>
        </w:rPr>
        <w:t xml:space="preserve"> que nous avons développé</w:t>
      </w:r>
      <w:r w:rsidR="00446FDD">
        <w:rPr>
          <w:rFonts w:ascii="Arial" w:hAnsi="Arial" w:cs="Arial"/>
        </w:rPr>
        <w:t>es</w:t>
      </w:r>
      <w:r>
        <w:rPr>
          <w:rFonts w:ascii="Arial" w:hAnsi="Arial" w:cs="Arial"/>
        </w:rPr>
        <w:t xml:space="preserve"> aux autres stratégies de bridage</w:t>
      </w:r>
      <w:del w:id="169" w:author="BIDI" w:date="2019-09-09T11:06:00Z">
        <w:r w:rsidDel="002F719A">
          <w:rPr>
            <w:rFonts w:ascii="Arial" w:hAnsi="Arial" w:cs="Arial"/>
          </w:rPr>
          <w:delText>s</w:delText>
        </w:r>
      </w:del>
      <w:r>
        <w:rPr>
          <w:rFonts w:ascii="Arial" w:hAnsi="Arial" w:cs="Arial"/>
        </w:rPr>
        <w:t xml:space="preserve"> existantes. (iv) de mener une réflexion sur les différentes manières d’implémenter un tel système et d’établir les seuils de bridage</w:t>
      </w:r>
      <w:del w:id="170" w:author="BIDI" w:date="2019-09-09T11:06:00Z">
        <w:r w:rsidDel="002F719A">
          <w:rPr>
            <w:rFonts w:ascii="Arial" w:hAnsi="Arial" w:cs="Arial"/>
          </w:rPr>
          <w:delText>s</w:delText>
        </w:r>
      </w:del>
      <w:r>
        <w:rPr>
          <w:rFonts w:ascii="Arial" w:hAnsi="Arial" w:cs="Arial"/>
        </w:rPr>
        <w:t xml:space="preserve">. </w:t>
      </w:r>
    </w:p>
    <w:p w14:paraId="06ED6712" w14:textId="364654AD" w:rsidR="00446FDD" w:rsidRDefault="000A249A">
      <w:pPr>
        <w:pStyle w:val="Corpsdetexte"/>
        <w:spacing w:after="0"/>
        <w:rPr>
          <w:rFonts w:ascii="Arial" w:hAnsi="Arial" w:cs="Arial"/>
        </w:rPr>
      </w:pPr>
      <w:commentRangeStart w:id="171"/>
      <w:r>
        <w:rPr>
          <w:rFonts w:ascii="Arial" w:hAnsi="Arial" w:cs="Arial"/>
        </w:rPr>
        <w:t xml:space="preserve">Dans un premier temps </w:t>
      </w:r>
      <w:commentRangeEnd w:id="171"/>
      <w:r w:rsidR="00A81A4C">
        <w:rPr>
          <w:rStyle w:val="Marquedecommentaire"/>
        </w:rPr>
        <w:commentReference w:id="171"/>
      </w:r>
      <w:r>
        <w:rPr>
          <w:rFonts w:ascii="Arial" w:hAnsi="Arial" w:cs="Arial"/>
        </w:rPr>
        <w:t xml:space="preserve">nous avons montré que, la température, la vitesse du vent, la région biogéographique, la date de la nuit, l’espèce, l’heure relative au coucher du soleil </w:t>
      </w:r>
      <w:del w:id="172" w:author="BIDI" w:date="2019-09-09T11:24:00Z">
        <w:r w:rsidDel="00A81A4C">
          <w:rPr>
            <w:rFonts w:ascii="Arial" w:hAnsi="Arial" w:cs="Arial"/>
          </w:rPr>
          <w:delText xml:space="preserve">étaient </w:delText>
        </w:r>
      </w:del>
      <w:ins w:id="173" w:author="BIDI" w:date="2019-09-09T11:24:00Z">
        <w:r w:rsidR="00A81A4C">
          <w:rPr>
            <w:rFonts w:ascii="Arial" w:hAnsi="Arial" w:cs="Arial"/>
          </w:rPr>
          <w:t>sont</w:t>
        </w:r>
        <w:r w:rsidR="00A81A4C">
          <w:rPr>
            <w:rFonts w:ascii="Arial" w:hAnsi="Arial" w:cs="Arial"/>
          </w:rPr>
          <w:t xml:space="preserve"> </w:t>
        </w:r>
      </w:ins>
      <w:r>
        <w:rPr>
          <w:rFonts w:ascii="Arial" w:hAnsi="Arial" w:cs="Arial"/>
        </w:rPr>
        <w:t>des facteurs pertinents à prendre en compte dans les stratégies de bridage</w:t>
      </w:r>
      <w:del w:id="174" w:author="BIDI" w:date="2019-09-09T11:07:00Z">
        <w:r w:rsidDel="002F719A">
          <w:rPr>
            <w:rFonts w:ascii="Arial" w:hAnsi="Arial" w:cs="Arial"/>
          </w:rPr>
          <w:delText>s</w:delText>
        </w:r>
      </w:del>
      <w:r>
        <w:rPr>
          <w:rFonts w:ascii="Arial" w:hAnsi="Arial" w:cs="Arial"/>
        </w:rPr>
        <w:t>. Ceci parce qu’ils améliorent fortement la qualité de prédiction de l’activité des chiroptères et qu’ils sont faciles à acquérir. Les stratégies de bridage</w:t>
      </w:r>
      <w:del w:id="175" w:author="BIDI" w:date="2019-09-09T11:07:00Z">
        <w:r w:rsidDel="002F719A">
          <w:rPr>
            <w:rFonts w:ascii="Arial" w:hAnsi="Arial" w:cs="Arial"/>
          </w:rPr>
          <w:delText>s</w:delText>
        </w:r>
      </w:del>
      <w:r>
        <w:rPr>
          <w:rFonts w:ascii="Arial" w:hAnsi="Arial" w:cs="Arial"/>
        </w:rPr>
        <w:t xml:space="preserve"> basées sur des mesures directe</w:t>
      </w:r>
      <w:r w:rsidR="00446FDD">
        <w:rPr>
          <w:rFonts w:ascii="Arial" w:hAnsi="Arial" w:cs="Arial"/>
        </w:rPr>
        <w:t>s</w:t>
      </w:r>
      <w:r>
        <w:rPr>
          <w:rFonts w:ascii="Arial" w:hAnsi="Arial" w:cs="Arial"/>
        </w:rPr>
        <w:t xml:space="preserve"> de l’activité </w:t>
      </w:r>
      <w:del w:id="176" w:author="BIDI" w:date="2019-09-09T11:25:00Z">
        <w:r w:rsidDel="00A81A4C">
          <w:rPr>
            <w:rFonts w:ascii="Arial" w:hAnsi="Arial" w:cs="Arial"/>
          </w:rPr>
          <w:delText xml:space="preserve">offraient </w:delText>
        </w:r>
      </w:del>
      <w:ins w:id="177" w:author="BIDI" w:date="2019-09-09T11:25:00Z">
        <w:r w:rsidR="00A81A4C">
          <w:rPr>
            <w:rFonts w:ascii="Arial" w:hAnsi="Arial" w:cs="Arial"/>
          </w:rPr>
          <w:t>offrent</w:t>
        </w:r>
        <w:r w:rsidR="00A81A4C">
          <w:rPr>
            <w:rFonts w:ascii="Arial" w:hAnsi="Arial" w:cs="Arial"/>
          </w:rPr>
          <w:t xml:space="preserve"> </w:t>
        </w:r>
      </w:ins>
      <w:r>
        <w:rPr>
          <w:rFonts w:ascii="Arial" w:hAnsi="Arial" w:cs="Arial"/>
        </w:rPr>
        <w:t>les meilleures performances en termes de réduction du taux de mortalité et de production énergétique. Toutefois, ces stratégies de bridage ont un coût d’installation et de maintenance qui n’est pas négligeable.</w:t>
      </w:r>
      <w:r w:rsidR="00446FDD">
        <w:rPr>
          <w:rFonts w:ascii="Arial" w:hAnsi="Arial" w:cs="Arial"/>
        </w:rPr>
        <w:t xml:space="preserve"> Un autre inconvénient majeur de ces systèmes plus fragiles, est que les éventuelles pannes peuvent avoir de fortes implications sur la biodiversité (si le circuit </w:t>
      </w:r>
      <w:r w:rsidR="00446FDD">
        <w:rPr>
          <w:rFonts w:ascii="Arial" w:hAnsi="Arial" w:cs="Arial"/>
        </w:rPr>
        <w:lastRenderedPageBreak/>
        <w:t>est “normally closed” c’est à dire qu’il laisse par défaut les éoliennes en fonctionnement) ou les marges des industriels (si le circuit est “normally open”).</w:t>
      </w:r>
    </w:p>
    <w:p w14:paraId="55F2D9DA" w14:textId="7B72F340" w:rsidR="006A1AA6" w:rsidRDefault="000A249A">
      <w:pPr>
        <w:pStyle w:val="Corpsdetexte"/>
        <w:spacing w:after="0"/>
        <w:rPr>
          <w:rFonts w:ascii="Arial" w:hAnsi="Arial" w:cs="Arial"/>
        </w:rPr>
      </w:pPr>
      <w:r>
        <w:rPr>
          <w:rFonts w:ascii="Arial" w:hAnsi="Arial" w:cs="Arial"/>
        </w:rPr>
        <w:t xml:space="preserve">Par ailleurs, les stratégies de bridage basées sur des seuils d’arrêts sur la vitesse offraient des performances acceptables compte tenu de leur praticité. </w:t>
      </w:r>
      <w:r w:rsidR="00446FDD">
        <w:rPr>
          <w:rFonts w:ascii="Arial" w:hAnsi="Arial" w:cs="Arial"/>
        </w:rPr>
        <w:t xml:space="preserve">C’est pourquoi elles sont intégrées dans la construction de certaines éoliennes comme </w:t>
      </w:r>
      <w:r>
        <w:rPr>
          <w:rFonts w:ascii="Arial" w:hAnsi="Arial" w:cs="Arial"/>
        </w:rPr>
        <w:t xml:space="preserve">stratégies par défaut. </w:t>
      </w:r>
    </w:p>
    <w:p w14:paraId="35E6725C" w14:textId="7AF1D9ED" w:rsidR="007B3D71" w:rsidRDefault="00446FDD" w:rsidP="00446FDD">
      <w:pPr>
        <w:pStyle w:val="Corpsdetexte"/>
        <w:spacing w:after="0"/>
        <w:rPr>
          <w:rFonts w:ascii="Arial" w:hAnsi="Arial" w:cs="Arial"/>
        </w:rPr>
      </w:pPr>
      <w:r>
        <w:rPr>
          <w:rFonts w:ascii="Arial" w:hAnsi="Arial" w:cs="Arial"/>
        </w:rPr>
        <w:t>En outre, les stratégies que nous avons développé</w:t>
      </w:r>
      <w:ins w:id="178" w:author="BIDI" w:date="2019-09-09T11:11:00Z">
        <w:r w:rsidR="002F719A">
          <w:rPr>
            <w:rFonts w:ascii="Arial" w:hAnsi="Arial" w:cs="Arial"/>
          </w:rPr>
          <w:t>es</w:t>
        </w:r>
      </w:ins>
      <w:r>
        <w:rPr>
          <w:rFonts w:ascii="Arial" w:hAnsi="Arial" w:cs="Arial"/>
        </w:rPr>
        <w:t xml:space="preserve"> au cours de notre études, c’est-à-dire celles basées sur des modèles de prédictions d’activités et un seuil sur le rapport entre les prévisions d’activités et les prévisions de production énergétiques, offrent des performances meilleures que les stratégies de bridages simples, mais moins bonnes quelle celle</w:t>
      </w:r>
      <w:ins w:id="179" w:author="BIDI" w:date="2019-09-09T11:11:00Z">
        <w:r w:rsidR="002F719A">
          <w:rPr>
            <w:rFonts w:ascii="Arial" w:hAnsi="Arial" w:cs="Arial"/>
          </w:rPr>
          <w:t>s</w:t>
        </w:r>
      </w:ins>
      <w:r>
        <w:rPr>
          <w:rFonts w:ascii="Arial" w:hAnsi="Arial" w:cs="Arial"/>
        </w:rPr>
        <w:t xml:space="preserve"> basées sur des mesures directes. Cependant ces stratégies ont l’avantage de ne nécessit</w:t>
      </w:r>
      <w:ins w:id="180" w:author="BIDI" w:date="2019-09-09T11:12:00Z">
        <w:r w:rsidR="002F719A">
          <w:rPr>
            <w:rFonts w:ascii="Arial" w:hAnsi="Arial" w:cs="Arial"/>
          </w:rPr>
          <w:t>er</w:t>
        </w:r>
      </w:ins>
      <w:del w:id="181" w:author="BIDI" w:date="2019-09-09T11:12:00Z">
        <w:r w:rsidDel="002F719A">
          <w:rPr>
            <w:rFonts w:ascii="Arial" w:hAnsi="Arial" w:cs="Arial"/>
          </w:rPr>
          <w:delText>é</w:delText>
        </w:r>
      </w:del>
      <w:r>
        <w:rPr>
          <w:rFonts w:ascii="Arial" w:hAnsi="Arial" w:cs="Arial"/>
        </w:rPr>
        <w:t xml:space="preserve"> qu’un coût très faible de maintenance. Elles peuvent être perçu</w:t>
      </w:r>
      <w:ins w:id="182" w:author="BIDI" w:date="2019-09-09T11:12:00Z">
        <w:r w:rsidR="002F719A">
          <w:rPr>
            <w:rFonts w:ascii="Arial" w:hAnsi="Arial" w:cs="Arial"/>
          </w:rPr>
          <w:t>es</w:t>
        </w:r>
      </w:ins>
      <w:r>
        <w:rPr>
          <w:rFonts w:ascii="Arial" w:hAnsi="Arial" w:cs="Arial"/>
        </w:rPr>
        <w:t xml:space="preserve"> comme des stratégies qui offrent le meilleur compromis entre : la réduction du taux de mortalité des chiroptères sur les parcs éoliens, la production énergétique et </w:t>
      </w:r>
      <w:commentRangeStart w:id="183"/>
      <w:r>
        <w:rPr>
          <w:rFonts w:ascii="Arial" w:hAnsi="Arial" w:cs="Arial"/>
        </w:rPr>
        <w:t>praticité</w:t>
      </w:r>
      <w:commentRangeEnd w:id="183"/>
      <w:r>
        <w:commentReference w:id="183"/>
      </w:r>
      <w:r>
        <w:rPr>
          <w:rFonts w:ascii="Arial" w:hAnsi="Arial" w:cs="Arial"/>
        </w:rPr>
        <w:t xml:space="preserve">. </w:t>
      </w:r>
    </w:p>
    <w:p w14:paraId="29D7DD29" w14:textId="2B424692" w:rsidR="007B3D71" w:rsidRDefault="007B3D71" w:rsidP="007B3D71">
      <w:pPr>
        <w:pStyle w:val="Corpsdetexte"/>
        <w:rPr>
          <w:rFonts w:ascii="Arial" w:hAnsi="Arial" w:cs="Arial"/>
        </w:rPr>
      </w:pPr>
      <w:r>
        <w:rPr>
          <w:rFonts w:ascii="Arial" w:hAnsi="Arial" w:cs="Arial"/>
        </w:rPr>
        <w:t>Néanmoins, leur</w:t>
      </w:r>
      <w:r w:rsidRPr="00186F83">
        <w:rPr>
          <w:rFonts w:ascii="Arial" w:hAnsi="Arial" w:cs="Arial"/>
        </w:rPr>
        <w:t xml:space="preserve"> mise en œuvre nécessite une modification de l’architecture et d</w:t>
      </w:r>
      <w:ins w:id="184" w:author="BIDI" w:date="2019-09-09T11:13:00Z">
        <w:r w:rsidR="002F719A">
          <w:rPr>
            <w:rFonts w:ascii="Arial" w:hAnsi="Arial" w:cs="Arial"/>
          </w:rPr>
          <w:t>u</w:t>
        </w:r>
      </w:ins>
      <w:del w:id="185" w:author="BIDI" w:date="2019-09-09T11:13:00Z">
        <w:r w:rsidRPr="00186F83" w:rsidDel="002F719A">
          <w:rPr>
            <w:rFonts w:ascii="Arial" w:hAnsi="Arial" w:cs="Arial"/>
          </w:rPr>
          <w:delText>e</w:delText>
        </w:r>
      </w:del>
      <w:r w:rsidRPr="00186F83">
        <w:rPr>
          <w:rFonts w:ascii="Arial" w:hAnsi="Arial" w:cs="Arial"/>
        </w:rPr>
        <w:t xml:space="preserve"> fonctionnement du web service actuel. Ces modifications consistent à ajouter un module R et une base de données POSTGRESQL qui communiquerons avec le reste du système via une </w:t>
      </w:r>
      <w:r w:rsidRPr="00F873F6">
        <w:rPr>
          <w:rFonts w:ascii="Arial" w:hAnsi="Arial" w:cs="Arial"/>
        </w:rPr>
        <w:t>interface de programmation d’application (</w:t>
      </w:r>
      <w:r w:rsidRPr="00186F83">
        <w:rPr>
          <w:rFonts w:ascii="Arial" w:hAnsi="Arial" w:cs="Arial"/>
        </w:rPr>
        <w:t xml:space="preserve">API). </w:t>
      </w:r>
    </w:p>
    <w:p w14:paraId="0FAF08F6" w14:textId="252C26C3" w:rsidR="00446FDD" w:rsidRDefault="00446FDD" w:rsidP="007B3D71">
      <w:pPr>
        <w:pStyle w:val="Corpsdetexte"/>
        <w:rPr>
          <w:rFonts w:ascii="Arial" w:hAnsi="Arial" w:cs="Arial"/>
        </w:rPr>
      </w:pPr>
      <w:r>
        <w:rPr>
          <w:rFonts w:ascii="Arial" w:hAnsi="Arial" w:cs="Arial"/>
        </w:rPr>
        <w:t>L’analyse économique comparant les différentes stratégies est encourageante concernant la conception d’une nouvelle solution commerciale (Chirotech v2) qui serait basée sur de ces modèles d’activité ou sur des mesures directes.</w:t>
      </w:r>
    </w:p>
    <w:p w14:paraId="2E51C27C" w14:textId="119EDE2D" w:rsidR="00446FDD" w:rsidRDefault="00446FDD" w:rsidP="00446FDD">
      <w:pPr>
        <w:pStyle w:val="Corpsdetexte"/>
        <w:spacing w:after="0"/>
        <w:rPr>
          <w:rFonts w:ascii="Arial" w:hAnsi="Arial" w:cs="Arial"/>
        </w:rPr>
      </w:pPr>
    </w:p>
    <w:p w14:paraId="1C90AF2A" w14:textId="23349C7E" w:rsidR="007B3D71" w:rsidRDefault="00446FDD" w:rsidP="00721B76">
      <w:pPr>
        <w:pStyle w:val="Corpsdetexte"/>
        <w:spacing w:after="0"/>
        <w:rPr>
          <w:rFonts w:ascii="Arial" w:hAnsi="Arial" w:cs="Arial"/>
        </w:rPr>
      </w:pPr>
      <w:r>
        <w:rPr>
          <w:rFonts w:ascii="Arial" w:hAnsi="Arial" w:cs="Arial"/>
        </w:rPr>
        <w:t>Les stratégies que nous avons développées offrent de fortes potentialités d’amélioration en ce qui concerne le modèle d’activité. En effet</w:t>
      </w:r>
      <w:ins w:id="186" w:author="BIDI" w:date="2019-09-09T11:19:00Z">
        <w:r w:rsidR="00A81A4C">
          <w:rPr>
            <w:rFonts w:ascii="Arial" w:hAnsi="Arial" w:cs="Arial"/>
          </w:rPr>
          <w:t>, ledit modèle</w:t>
        </w:r>
      </w:ins>
      <w:del w:id="187" w:author="BIDI" w:date="2019-09-09T11:19:00Z">
        <w:r w:rsidDel="00A81A4C">
          <w:rPr>
            <w:rFonts w:ascii="Arial" w:hAnsi="Arial" w:cs="Arial"/>
          </w:rPr>
          <w:delText xml:space="preserve"> il</w:delText>
        </w:r>
      </w:del>
      <w:r>
        <w:rPr>
          <w:rFonts w:ascii="Arial" w:hAnsi="Arial" w:cs="Arial"/>
        </w:rPr>
        <w:t xml:space="preserve"> peut </w:t>
      </w:r>
      <w:ins w:id="188" w:author="BIDI" w:date="2019-09-09T11:19:00Z">
        <w:r w:rsidR="00A81A4C">
          <w:rPr>
            <w:rFonts w:ascii="Arial" w:hAnsi="Arial" w:cs="Arial"/>
          </w:rPr>
          <w:t xml:space="preserve">être </w:t>
        </w:r>
      </w:ins>
      <w:r>
        <w:rPr>
          <w:rFonts w:ascii="Arial" w:hAnsi="Arial" w:cs="Arial"/>
        </w:rPr>
        <w:t>amélior</w:t>
      </w:r>
      <w:ins w:id="189" w:author="BIDI" w:date="2019-09-09T11:19:00Z">
        <w:r w:rsidR="00A81A4C">
          <w:rPr>
            <w:rFonts w:ascii="Arial" w:hAnsi="Arial" w:cs="Arial"/>
          </w:rPr>
          <w:t>é</w:t>
        </w:r>
      </w:ins>
      <w:del w:id="190" w:author="BIDI" w:date="2019-09-09T11:19:00Z">
        <w:r w:rsidDel="00A81A4C">
          <w:rPr>
            <w:rFonts w:ascii="Arial" w:hAnsi="Arial" w:cs="Arial"/>
          </w:rPr>
          <w:delText>er</w:delText>
        </w:r>
      </w:del>
      <w:r>
        <w:rPr>
          <w:rFonts w:ascii="Arial" w:hAnsi="Arial" w:cs="Arial"/>
        </w:rPr>
        <w:t xml:space="preserve"> en intégrant certains facteurs comme l’humidité de l’air, le dégrée d’éclairement de la lune, la pression de l’air, le type de couverts proche des parcs éoliens (la végétation). Cependant ces facteurs ont des effets plus faibles sur l’activité que ceux employé ici. Ces effets sont aussi plus complexes (effets plus variables selon les espèces et les sites, effets parfois contradictoires dans la littérature scientifique). </w:t>
      </w:r>
      <w:r w:rsidR="00746C3D">
        <w:rPr>
          <w:rFonts w:ascii="Arial" w:hAnsi="Arial" w:cs="Arial"/>
        </w:rPr>
        <w:t>Une autre amélioration substantielle serait, comme dans le système Probat, de coupler les données acoustiques aux données de recherche de cadavre au pied des turbines. Cela permettrait certes de valider le bienfondé de l’utilisation de l’activité acoustique comme indicateur de risque de collision mais</w:t>
      </w:r>
      <w:del w:id="191" w:author="BIDI" w:date="2019-09-09T11:17:00Z">
        <w:r w:rsidR="00746C3D" w:rsidDel="00A81A4C">
          <w:rPr>
            <w:rFonts w:ascii="Arial" w:hAnsi="Arial" w:cs="Arial"/>
          </w:rPr>
          <w:delText>,</w:delText>
        </w:r>
      </w:del>
      <w:r w:rsidR="00746C3D">
        <w:rPr>
          <w:rFonts w:ascii="Arial" w:hAnsi="Arial" w:cs="Arial"/>
        </w:rPr>
        <w:t xml:space="preserve"> surtout, d’obtenir des estimations absolues de la mortalité. En effet, de telles estimations sont importantes pour juger de l’impact réel des turbines sur les chiroptères</w:t>
      </w:r>
      <w:r w:rsidR="00746C3D">
        <w:rPr>
          <w:rStyle w:val="Appelnotedebasdep"/>
          <w:rFonts w:ascii="Arial" w:hAnsi="Arial" w:cs="Arial"/>
        </w:rPr>
        <w:footnoteReference w:id="6"/>
      </w:r>
      <w:r w:rsidR="00746C3D">
        <w:rPr>
          <w:rFonts w:ascii="Arial" w:hAnsi="Arial" w:cs="Arial"/>
        </w:rPr>
        <w:t xml:space="preserve">. </w:t>
      </w:r>
    </w:p>
    <w:p w14:paraId="4F574336" w14:textId="77777777" w:rsidR="007B3D71" w:rsidRPr="005D3E47" w:rsidRDefault="007B3D71" w:rsidP="007B3D71">
      <w:pPr>
        <w:rPr>
          <w:rFonts w:ascii="Arial" w:hAnsi="Arial" w:cs="Arial"/>
        </w:rPr>
      </w:pPr>
      <w:r w:rsidRPr="005D3E47">
        <w:rPr>
          <w:rFonts w:ascii="Arial" w:hAnsi="Arial" w:cs="Arial"/>
        </w:rPr>
        <w:t>En définitive les résultats de cette étude encouragent le déploiement d’un système basé sur des modèles d’activité sur un site pilote afin que leur efficacité réelle sur la réduction du nombre de cadavres trouvés au pied des turbines puisse être validé (étude comparative avec des turbines témoins sans bridage).</w:t>
      </w:r>
    </w:p>
    <w:p w14:paraId="0B7474B1" w14:textId="0DAD5E87" w:rsidR="00746C3D" w:rsidRDefault="00746C3D">
      <w:pPr>
        <w:pStyle w:val="Corpsdetexte"/>
        <w:spacing w:after="0"/>
        <w:rPr>
          <w:rFonts w:ascii="Arial" w:hAnsi="Arial" w:cs="Arial"/>
        </w:rPr>
      </w:pPr>
    </w:p>
    <w:p w14:paraId="4F102BAC" w14:textId="3A683C07" w:rsidR="00746C3D" w:rsidRDefault="00746C3D">
      <w:pPr>
        <w:pStyle w:val="Corpsdetexte"/>
        <w:spacing w:after="0"/>
        <w:rPr>
          <w:rFonts w:ascii="Arial" w:hAnsi="Arial" w:cs="Arial"/>
        </w:rPr>
      </w:pPr>
    </w:p>
    <w:p w14:paraId="4BD3AA84" w14:textId="124158DB" w:rsidR="00746C3D" w:rsidRDefault="00746C3D">
      <w:pPr>
        <w:pStyle w:val="Corpsdetexte"/>
        <w:spacing w:after="0"/>
        <w:rPr>
          <w:rFonts w:ascii="Arial" w:hAnsi="Arial" w:cs="Arial"/>
        </w:rPr>
      </w:pPr>
    </w:p>
    <w:p w14:paraId="6FFA874C" w14:textId="79256238" w:rsidR="00746C3D" w:rsidRDefault="00746C3D">
      <w:pPr>
        <w:pStyle w:val="Corpsdetexte"/>
        <w:spacing w:after="0"/>
        <w:rPr>
          <w:rFonts w:ascii="Arial" w:hAnsi="Arial" w:cs="Arial"/>
        </w:rPr>
      </w:pPr>
    </w:p>
    <w:p w14:paraId="2A36090A" w14:textId="7605807F" w:rsidR="00746C3D" w:rsidRDefault="00746C3D">
      <w:pPr>
        <w:pStyle w:val="Corpsdetexte"/>
        <w:spacing w:after="0"/>
        <w:rPr>
          <w:rFonts w:ascii="Arial" w:hAnsi="Arial" w:cs="Arial"/>
        </w:rPr>
      </w:pPr>
    </w:p>
    <w:p w14:paraId="4C1F8D5C" w14:textId="717EDAC2" w:rsidR="00746C3D" w:rsidRDefault="00746C3D">
      <w:pPr>
        <w:pStyle w:val="Corpsdetexte"/>
        <w:spacing w:after="0"/>
        <w:rPr>
          <w:rFonts w:ascii="Arial" w:hAnsi="Arial" w:cs="Arial"/>
        </w:rPr>
      </w:pPr>
    </w:p>
    <w:p w14:paraId="2A9B4A9A" w14:textId="2289AED1" w:rsidR="00746C3D" w:rsidRDefault="00746C3D">
      <w:pPr>
        <w:pStyle w:val="Corpsdetexte"/>
        <w:spacing w:after="0"/>
        <w:rPr>
          <w:rFonts w:ascii="Arial" w:hAnsi="Arial" w:cs="Arial"/>
        </w:rPr>
      </w:pPr>
    </w:p>
    <w:p w14:paraId="17045C99" w14:textId="1D6116CD" w:rsidR="00746C3D" w:rsidRDefault="00746C3D">
      <w:pPr>
        <w:pStyle w:val="Corpsdetexte"/>
        <w:spacing w:after="0"/>
        <w:rPr>
          <w:rFonts w:ascii="Arial" w:hAnsi="Arial" w:cs="Arial"/>
        </w:rPr>
      </w:pPr>
    </w:p>
    <w:p w14:paraId="30B4794F" w14:textId="169EA671" w:rsidR="00746C3D" w:rsidRDefault="00746C3D">
      <w:pPr>
        <w:pStyle w:val="Corpsdetexte"/>
        <w:spacing w:after="0"/>
        <w:rPr>
          <w:rFonts w:ascii="Arial" w:hAnsi="Arial" w:cs="Arial"/>
        </w:rPr>
      </w:pPr>
    </w:p>
    <w:p w14:paraId="5F63EF40" w14:textId="17DE5EEB" w:rsidR="00746C3D" w:rsidRDefault="00746C3D">
      <w:pPr>
        <w:pStyle w:val="Corpsdetexte"/>
        <w:spacing w:after="0"/>
        <w:rPr>
          <w:rFonts w:ascii="Arial" w:hAnsi="Arial" w:cs="Arial"/>
        </w:rPr>
      </w:pPr>
    </w:p>
    <w:p w14:paraId="48EC09BA" w14:textId="223E12CB" w:rsidR="00746C3D" w:rsidRDefault="00746C3D">
      <w:pPr>
        <w:pStyle w:val="Corpsdetexte"/>
        <w:spacing w:after="0"/>
        <w:rPr>
          <w:rFonts w:ascii="Arial" w:hAnsi="Arial" w:cs="Arial"/>
        </w:rPr>
      </w:pPr>
    </w:p>
    <w:p w14:paraId="4263B0A4" w14:textId="057C5494" w:rsidR="00746C3D" w:rsidRDefault="00746C3D">
      <w:pPr>
        <w:pStyle w:val="Corpsdetexte"/>
        <w:spacing w:after="0"/>
        <w:rPr>
          <w:rFonts w:ascii="Arial" w:hAnsi="Arial" w:cs="Arial"/>
        </w:rPr>
      </w:pPr>
    </w:p>
    <w:p w14:paraId="0DC572CF" w14:textId="6AD215C9" w:rsidR="00746C3D" w:rsidRDefault="00746C3D">
      <w:pPr>
        <w:pStyle w:val="Corpsdetexte"/>
        <w:spacing w:after="0"/>
        <w:rPr>
          <w:rFonts w:ascii="Arial" w:hAnsi="Arial" w:cs="Arial"/>
        </w:rPr>
      </w:pPr>
    </w:p>
    <w:p w14:paraId="189AAEC4" w14:textId="012F5AAA" w:rsidR="00746C3D" w:rsidRDefault="00746C3D">
      <w:pPr>
        <w:pStyle w:val="Corpsdetexte"/>
        <w:spacing w:after="0"/>
        <w:rPr>
          <w:rFonts w:ascii="Arial" w:hAnsi="Arial" w:cs="Arial"/>
        </w:rPr>
      </w:pPr>
    </w:p>
    <w:p w14:paraId="10B5EDD9" w14:textId="2E725941" w:rsidR="00746C3D" w:rsidRDefault="00746C3D">
      <w:pPr>
        <w:pStyle w:val="Corpsdetexte"/>
        <w:spacing w:after="0"/>
        <w:rPr>
          <w:rFonts w:ascii="Arial" w:hAnsi="Arial" w:cs="Arial"/>
        </w:rPr>
      </w:pPr>
    </w:p>
    <w:p w14:paraId="73D6D329" w14:textId="136FCB77" w:rsidR="00746C3D" w:rsidRDefault="00746C3D">
      <w:pPr>
        <w:pStyle w:val="Corpsdetexte"/>
        <w:spacing w:after="0"/>
        <w:rPr>
          <w:rFonts w:ascii="Arial" w:hAnsi="Arial" w:cs="Arial"/>
        </w:rPr>
      </w:pPr>
    </w:p>
    <w:p w14:paraId="42DD3DF7" w14:textId="3C9F0D3D" w:rsidR="00746C3D" w:rsidRDefault="00746C3D">
      <w:pPr>
        <w:pStyle w:val="Corpsdetexte"/>
        <w:spacing w:after="0"/>
        <w:rPr>
          <w:rFonts w:ascii="Arial" w:hAnsi="Arial" w:cs="Arial"/>
        </w:rPr>
      </w:pPr>
    </w:p>
    <w:p w14:paraId="3CCBB534" w14:textId="6DF34FC6" w:rsidR="00746C3D" w:rsidRDefault="00746C3D">
      <w:pPr>
        <w:pStyle w:val="Corpsdetexte"/>
        <w:spacing w:after="0"/>
        <w:rPr>
          <w:rFonts w:ascii="Arial" w:hAnsi="Arial" w:cs="Arial"/>
        </w:rPr>
      </w:pPr>
    </w:p>
    <w:p w14:paraId="2A484E80" w14:textId="32F849CF" w:rsidR="00746C3D" w:rsidRDefault="00746C3D">
      <w:pPr>
        <w:pStyle w:val="Corpsdetexte"/>
        <w:spacing w:after="0"/>
        <w:rPr>
          <w:rFonts w:ascii="Arial" w:hAnsi="Arial" w:cs="Arial"/>
        </w:rPr>
      </w:pPr>
    </w:p>
    <w:p w14:paraId="7A3464B6" w14:textId="47088424" w:rsidR="00746C3D" w:rsidRDefault="00746C3D">
      <w:pPr>
        <w:pStyle w:val="Corpsdetexte"/>
        <w:spacing w:after="0"/>
        <w:rPr>
          <w:rFonts w:ascii="Arial" w:hAnsi="Arial" w:cs="Arial"/>
        </w:rPr>
      </w:pPr>
    </w:p>
    <w:p w14:paraId="2CC233D1" w14:textId="314AB17E" w:rsidR="00746C3D" w:rsidRDefault="00746C3D">
      <w:pPr>
        <w:pStyle w:val="Corpsdetexte"/>
        <w:spacing w:after="0"/>
        <w:rPr>
          <w:rFonts w:ascii="Arial" w:hAnsi="Arial" w:cs="Arial"/>
        </w:rPr>
      </w:pPr>
    </w:p>
    <w:p w14:paraId="1987FD14" w14:textId="110494A0" w:rsidR="00746C3D" w:rsidRDefault="00746C3D">
      <w:pPr>
        <w:pStyle w:val="Corpsdetexte"/>
        <w:spacing w:after="0"/>
        <w:rPr>
          <w:rFonts w:ascii="Arial" w:hAnsi="Arial" w:cs="Arial"/>
        </w:rPr>
      </w:pPr>
    </w:p>
    <w:p w14:paraId="77C685FA" w14:textId="160ECF72" w:rsidR="00746C3D" w:rsidRDefault="00746C3D">
      <w:pPr>
        <w:pStyle w:val="Corpsdetexte"/>
        <w:spacing w:after="0"/>
        <w:rPr>
          <w:rFonts w:ascii="Arial" w:hAnsi="Arial" w:cs="Arial"/>
        </w:rPr>
      </w:pPr>
    </w:p>
    <w:p w14:paraId="5138F333" w14:textId="10D6BA81" w:rsidR="00746C3D" w:rsidRDefault="00746C3D">
      <w:pPr>
        <w:pStyle w:val="Corpsdetexte"/>
        <w:spacing w:after="0"/>
        <w:rPr>
          <w:rFonts w:ascii="Arial" w:hAnsi="Arial" w:cs="Arial"/>
        </w:rPr>
      </w:pPr>
    </w:p>
    <w:p w14:paraId="18BDAB93" w14:textId="77777777" w:rsidR="00746C3D" w:rsidRDefault="00746C3D">
      <w:pPr>
        <w:pStyle w:val="Corpsdetexte"/>
        <w:spacing w:after="0"/>
        <w:rPr>
          <w:rFonts w:ascii="Arial" w:hAnsi="Arial" w:cs="Arial"/>
        </w:rPr>
      </w:pPr>
    </w:p>
    <w:p w14:paraId="1C13CDED" w14:textId="77777777" w:rsidR="006A1AA6" w:rsidRDefault="006A1AA6">
      <w:pPr>
        <w:pStyle w:val="Corpsdetexte"/>
        <w:spacing w:after="0"/>
        <w:rPr>
          <w:rFonts w:ascii="Arial" w:hAnsi="Arial" w:cs="Arial"/>
        </w:rPr>
      </w:pPr>
    </w:p>
    <w:p w14:paraId="44DD0497" w14:textId="77777777" w:rsidR="006A1AA6" w:rsidRDefault="000A249A">
      <w:pPr>
        <w:pStyle w:val="308TitreBibliographie"/>
        <w:rPr>
          <w:rFonts w:ascii="Arial" w:hAnsi="Arial" w:cs="Arial"/>
          <w:sz w:val="24"/>
        </w:rPr>
      </w:pPr>
      <w:r>
        <w:rPr>
          <w:rFonts w:ascii="Arial" w:hAnsi="Arial" w:cs="Arial"/>
          <w:sz w:val="24"/>
        </w:rPr>
        <w:t>Références bibliographiques</w:t>
      </w:r>
    </w:p>
    <w:p w14:paraId="0B740A5D" w14:textId="77777777" w:rsidR="006D0703" w:rsidRPr="006D0703" w:rsidRDefault="000A249A" w:rsidP="006D0703">
      <w:pPr>
        <w:pStyle w:val="Bibliographie"/>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6D0703" w:rsidRPr="006D0703">
        <w:t xml:space="preserve">Arthur, Laurent, et Michèle Lemaire. 2015. </w:t>
      </w:r>
      <w:r w:rsidR="006D0703" w:rsidRPr="006D0703">
        <w:rPr>
          <w:i/>
          <w:iCs/>
        </w:rPr>
        <w:t>Les chauves-souris de France, Belgique, Luxembourg et Suisse</w:t>
      </w:r>
      <w:r w:rsidR="006D0703" w:rsidRPr="006D0703">
        <w:t>. Mèze; Paris: Biotope ; Museum national d’Histoire Naturelle.</w:t>
      </w:r>
    </w:p>
    <w:p w14:paraId="7DBE5B5C" w14:textId="77777777" w:rsidR="006D0703" w:rsidRPr="006D0703" w:rsidRDefault="006D0703" w:rsidP="006D0703">
      <w:pPr>
        <w:pStyle w:val="Bibliographie"/>
        <w:rPr>
          <w:lang w:val="en-US"/>
        </w:rPr>
      </w:pPr>
      <w:r w:rsidRPr="006D0703">
        <w:rPr>
          <w:lang w:val="en-US"/>
        </w:rPr>
        <w:t xml:space="preserve">Cameron, A. Colin, et Pravin K. Trivedi. 1986. « Econometric Models Based on Count Data. Comparisons and Applications of Some Estimators and Tests ». </w:t>
      </w:r>
      <w:r w:rsidRPr="006D0703">
        <w:rPr>
          <w:i/>
          <w:iCs/>
          <w:lang w:val="en-US"/>
        </w:rPr>
        <w:t>Journal of Applied Econometrics</w:t>
      </w:r>
      <w:r w:rsidRPr="006D0703">
        <w:rPr>
          <w:lang w:val="en-US"/>
        </w:rPr>
        <w:t xml:space="preserve"> 1 (1): 29</w:t>
      </w:r>
      <w:r w:rsidRPr="006D0703">
        <w:rPr>
          <w:rFonts w:ascii="MS Mincho" w:eastAsia="MS Mincho" w:hAnsi="MS Mincho" w:cs="MS Mincho" w:hint="eastAsia"/>
          <w:lang w:val="en-US"/>
        </w:rPr>
        <w:t>‑</w:t>
      </w:r>
      <w:r w:rsidRPr="006D0703">
        <w:rPr>
          <w:lang w:val="en-US"/>
        </w:rPr>
        <w:t>53. https://doi.org/10.1002/jae.3950010104.</w:t>
      </w:r>
    </w:p>
    <w:p w14:paraId="0AC3E6DD" w14:textId="77777777" w:rsidR="006D0703" w:rsidRPr="006D0703" w:rsidRDefault="006D0703" w:rsidP="006D0703">
      <w:pPr>
        <w:pStyle w:val="Bibliographie"/>
      </w:pPr>
      <w:r w:rsidRPr="006D0703">
        <w:rPr>
          <w:lang w:val="en-US"/>
        </w:rPr>
        <w:t xml:space="preserve">Chang, Tsang-Jung, Yu-Ting Wu, Hua-Yi Hsu, Chia-Ren Chu, et Chun-Min Liao. 2003. « Assessment of Wind Characteristics and Wind Turbine Characteristics in Taiwan ». </w:t>
      </w:r>
      <w:r w:rsidRPr="006D0703">
        <w:rPr>
          <w:i/>
          <w:iCs/>
        </w:rPr>
        <w:t>Renewable Energy</w:t>
      </w:r>
      <w:r w:rsidRPr="006D0703">
        <w:t xml:space="preserve"> 28 (6): 851</w:t>
      </w:r>
      <w:r w:rsidRPr="006D0703">
        <w:rPr>
          <w:rFonts w:ascii="MS Mincho" w:eastAsia="MS Mincho" w:hAnsi="MS Mincho" w:cs="MS Mincho" w:hint="eastAsia"/>
        </w:rPr>
        <w:t>‑</w:t>
      </w:r>
      <w:r w:rsidRPr="006D0703">
        <w:t>71. https://doi.org/10.1016/S0960-1481(02)00184-2.</w:t>
      </w:r>
    </w:p>
    <w:p w14:paraId="187C6B4D" w14:textId="77777777" w:rsidR="006D0703" w:rsidRPr="006D0703" w:rsidRDefault="006D0703" w:rsidP="006D0703">
      <w:pPr>
        <w:pStyle w:val="Bibliographie"/>
        <w:rPr>
          <w:lang w:val="en-US"/>
        </w:rPr>
      </w:pPr>
      <w:r w:rsidRPr="006D0703">
        <w:t xml:space="preserve">Devaux, Tiphaine. 2018. « Variabilité de présence des chiroptères en altitude ». </w:t>
      </w:r>
      <w:r w:rsidRPr="006D0703">
        <w:rPr>
          <w:lang w:val="en-US"/>
        </w:rPr>
        <w:t>Biotope.</w:t>
      </w:r>
    </w:p>
    <w:p w14:paraId="782D3998" w14:textId="77777777" w:rsidR="006D0703" w:rsidRPr="006D0703" w:rsidRDefault="006D0703" w:rsidP="006D0703">
      <w:pPr>
        <w:pStyle w:val="Bibliographie"/>
      </w:pPr>
      <w:r w:rsidRPr="006D0703">
        <w:rPr>
          <w:lang w:val="en-US"/>
        </w:rPr>
        <w:t xml:space="preserve">Frick, Winifred F., Phillip M. Stepanian, Jeffrey F. Kelly, Kenneth W. Howard, Charles M. Kuster, Thomas H. Kunz, et Phillip B. Chilson. 2012. « Climate and Weather Impact Timing of Emergence of Bats ». Édité par Brock Fenton. </w:t>
      </w:r>
      <w:r w:rsidRPr="006D0703">
        <w:rPr>
          <w:i/>
          <w:iCs/>
        </w:rPr>
        <w:t>PLoS ONE</w:t>
      </w:r>
      <w:r w:rsidRPr="006D0703">
        <w:t xml:space="preserve"> 7 (8): e42737. https://doi.org/10.1371/journal.pone.0042737.</w:t>
      </w:r>
    </w:p>
    <w:p w14:paraId="7A076723" w14:textId="77777777" w:rsidR="006D0703" w:rsidRPr="006D0703" w:rsidRDefault="006D0703" w:rsidP="006D0703">
      <w:pPr>
        <w:pStyle w:val="Bibliographie"/>
      </w:pPr>
      <w:r w:rsidRPr="006D0703">
        <w:t xml:space="preserve">Haquart, Alexandre. 2013. « ELEMENTS POUR L’INTERPRETATION DES </w:t>
      </w:r>
      <w:r w:rsidRPr="006D0703">
        <w:lastRenderedPageBreak/>
        <w:t>DENOMBREMENTS DE CHIROPTERES AVEC LES METHODES ACOUSTIQUES EN ZONE MEDITERRANEENNE FRANÇAISE ».</w:t>
      </w:r>
    </w:p>
    <w:p w14:paraId="090CB1B7" w14:textId="77777777" w:rsidR="006D0703" w:rsidRPr="006D0703" w:rsidRDefault="006D0703" w:rsidP="006D0703">
      <w:pPr>
        <w:pStyle w:val="Bibliographie"/>
      </w:pPr>
      <w:r w:rsidRPr="006D0703">
        <w:rPr>
          <w:lang w:val="en-US"/>
        </w:rPr>
        <w:t xml:space="preserve">Hayes, Mark A., Lauren A. Hooton, Karen L. Gilland, Chuck Grandgent, Robin L. Smith, Stephen R. Lindsay, Jason D. Collins, et al. 2019. « A Smart Curtailment Approach for Reducing Bat Fatalities and Curtailment Time at Wind Energy Facilities ». </w:t>
      </w:r>
      <w:r w:rsidRPr="006D0703">
        <w:rPr>
          <w:i/>
          <w:iCs/>
        </w:rPr>
        <w:t>Ecological Applications</w:t>
      </w:r>
      <w:r w:rsidRPr="006D0703">
        <w:t xml:space="preserve"> 29 (4): e01881. https://doi.org/10.1002/eap.1881.</w:t>
      </w:r>
    </w:p>
    <w:p w14:paraId="470A60AB" w14:textId="77777777" w:rsidR="006D0703" w:rsidRPr="006D0703" w:rsidRDefault="006D0703" w:rsidP="006D0703">
      <w:pPr>
        <w:pStyle w:val="Bibliographie"/>
      </w:pPr>
      <w:r w:rsidRPr="006D0703">
        <w:t xml:space="preserve">Heitz, Céline, et Lise Jung. 2017. </w:t>
      </w:r>
      <w:r w:rsidRPr="006D0703">
        <w:rPr>
          <w:i/>
          <w:iCs/>
        </w:rPr>
        <w:t>Impact de l’activité éolienne sur les populations de chiroptères</w:t>
      </w:r>
      <w:r w:rsidRPr="006D0703">
        <w:t>.</w:t>
      </w:r>
    </w:p>
    <w:p w14:paraId="742B59E2" w14:textId="77777777" w:rsidR="006D0703" w:rsidRPr="006D0703" w:rsidRDefault="006D0703" w:rsidP="006D0703">
      <w:pPr>
        <w:pStyle w:val="Bibliographie"/>
      </w:pPr>
      <w:r w:rsidRPr="006D0703">
        <w:rPr>
          <w:lang w:val="en-US"/>
        </w:rPr>
        <w:t xml:space="preserve">International Energy Agency (IEA). 2019a. « Statistics | World - Total Final Consumption (TFC) by source (chart) ». </w:t>
      </w:r>
      <w:r w:rsidRPr="006D0703">
        <w:t>26 août 2019. https://www.iea.org/statistics/?country=WORLD&amp;year=2016&amp;category=Energy%20consumption&amp;indicator=TFCbySource&amp;mode=chart&amp;dataTable=BALANCES.</w:t>
      </w:r>
    </w:p>
    <w:p w14:paraId="3E24242B" w14:textId="77777777" w:rsidR="006D0703" w:rsidRPr="006D0703" w:rsidRDefault="006D0703" w:rsidP="006D0703">
      <w:pPr>
        <w:pStyle w:val="Bibliographie"/>
        <w:rPr>
          <w:lang w:val="en-US"/>
        </w:rPr>
      </w:pPr>
      <w:r w:rsidRPr="006D0703">
        <w:rPr>
          <w:lang w:val="en-US"/>
        </w:rPr>
        <w:t>———. 2019b. « WEO ». 26 août 2019. https://www.iea.org/weo/.</w:t>
      </w:r>
    </w:p>
    <w:p w14:paraId="0B8C6336" w14:textId="77777777" w:rsidR="006D0703" w:rsidRPr="006D0703" w:rsidRDefault="006D0703" w:rsidP="006D0703">
      <w:pPr>
        <w:pStyle w:val="Bibliographie"/>
      </w:pPr>
      <w:r w:rsidRPr="006D0703">
        <w:rPr>
          <w:lang w:val="en-US"/>
        </w:rPr>
        <w:t xml:space="preserve">Kitzes, Justin, et Adina Merenlender. 2014. « Large Roads Reduce Bat Activity across Multiple Species ». </w:t>
      </w:r>
      <w:r w:rsidRPr="006D0703">
        <w:t xml:space="preserve">Édité par R. Mark Brigham. </w:t>
      </w:r>
      <w:r w:rsidRPr="006D0703">
        <w:rPr>
          <w:i/>
          <w:iCs/>
        </w:rPr>
        <w:t>PLoS ONE</w:t>
      </w:r>
      <w:r w:rsidRPr="006D0703">
        <w:t xml:space="preserve"> 9 (5): e96341. https://doi.org/10.1371/journal.pone.0096341.</w:t>
      </w:r>
    </w:p>
    <w:p w14:paraId="23C6BD13" w14:textId="77777777" w:rsidR="006D0703" w:rsidRPr="006D0703" w:rsidRDefault="006D0703" w:rsidP="006D0703">
      <w:pPr>
        <w:pStyle w:val="Bibliographie"/>
      </w:pPr>
      <w:r w:rsidRPr="006D0703">
        <w:rPr>
          <w:lang w:val="en-US"/>
        </w:rPr>
        <w:t xml:space="preserve">Korner-Nievergelt, Fränzi, Robert Brinkmann, Ivo Niermann, et Oliver Behr. 2013. « Estimating Bat and Bird Mortality Occurring at Wind Energy Turbines from Covariates and Carcass Searches Using Mixture Models ». </w:t>
      </w:r>
      <w:r w:rsidRPr="006D0703">
        <w:t xml:space="preserve">Édité par R. Mark Brigham. </w:t>
      </w:r>
      <w:r w:rsidRPr="006D0703">
        <w:rPr>
          <w:i/>
          <w:iCs/>
        </w:rPr>
        <w:t>PLoS ONE</w:t>
      </w:r>
      <w:r w:rsidRPr="006D0703">
        <w:t xml:space="preserve"> 8 (7): e67997. https://doi.org/10.1371/journal.pone.0067997.</w:t>
      </w:r>
    </w:p>
    <w:p w14:paraId="1A504D0F" w14:textId="77777777" w:rsidR="006D0703" w:rsidRPr="006D0703" w:rsidRDefault="006D0703" w:rsidP="006D0703">
      <w:pPr>
        <w:pStyle w:val="Bibliographie"/>
      </w:pPr>
      <w:r w:rsidRPr="006D0703">
        <w:rPr>
          <w:i/>
          <w:iCs/>
        </w:rPr>
        <w:t>Ordonnance n° 2016-1058 du 3 août 2016 relative à la modification des règles applicables à l’évaluation environnementale des projets, plans et programmes</w:t>
      </w:r>
      <w:r w:rsidRPr="006D0703">
        <w:t>. s. d. Consulté le 7 septembre 2019.</w:t>
      </w:r>
    </w:p>
    <w:p w14:paraId="15A8F30C" w14:textId="77777777" w:rsidR="006D0703" w:rsidRPr="006D0703" w:rsidRDefault="006D0703" w:rsidP="006D0703">
      <w:pPr>
        <w:pStyle w:val="Bibliographie"/>
        <w:rPr>
          <w:lang w:val="en-US"/>
        </w:rPr>
      </w:pPr>
      <w:r w:rsidRPr="006D0703">
        <w:t xml:space="preserve">Pachauri, Rajendra Kumar, Leo A Meyer, et Groupe d’experts intergouvernemental sur l’évolution du climat. 2015. </w:t>
      </w:r>
      <w:r w:rsidRPr="006D0703">
        <w:rPr>
          <w:i/>
          <w:iCs/>
        </w:rPr>
        <w:t>Changements climatiques 2014: rapport de synthèse : contribution des Groupes de travail I, II et III au cinquième Rapport d’évaluation du Groupe d’experts intergouvernemental sur l’évolution du climat</w:t>
      </w:r>
      <w:r w:rsidRPr="006D0703">
        <w:t xml:space="preserve">. </w:t>
      </w:r>
      <w:r w:rsidRPr="006D0703">
        <w:rPr>
          <w:lang w:val="en-US"/>
        </w:rPr>
        <w:t>Genève (Suisse): GIEC.</w:t>
      </w:r>
    </w:p>
    <w:p w14:paraId="0D80C87D" w14:textId="77777777" w:rsidR="006D0703" w:rsidRPr="006D0703" w:rsidRDefault="006D0703" w:rsidP="006D0703">
      <w:pPr>
        <w:pStyle w:val="Bibliographie"/>
        <w:rPr>
          <w:lang w:val="en-US"/>
        </w:rPr>
      </w:pPr>
      <w:r w:rsidRPr="006D0703">
        <w:rPr>
          <w:lang w:val="en-US"/>
        </w:rPr>
        <w:t>Pedersen, Eric J, David L. Miller, Gavin L. Simpson, et Noam Ross. 2018. « Hierarchical generalized additive models: an introduction with mgcv ». https://doi.org/10.7287/peerj.preprints.27320v1.</w:t>
      </w:r>
    </w:p>
    <w:p w14:paraId="20980E92" w14:textId="77777777" w:rsidR="006D0703" w:rsidRPr="006D0703" w:rsidRDefault="006D0703" w:rsidP="006D0703">
      <w:pPr>
        <w:pStyle w:val="Bibliographie"/>
        <w:rPr>
          <w:lang w:val="en-US"/>
        </w:rPr>
      </w:pPr>
      <w:r w:rsidRPr="006D0703">
        <w:t xml:space="preserve">Ritchie, Hannah, et Max Roser. </w:t>
      </w:r>
      <w:r w:rsidRPr="006D0703">
        <w:rPr>
          <w:lang w:val="en-US"/>
        </w:rPr>
        <w:t xml:space="preserve">2017. « Renewable Energy ». </w:t>
      </w:r>
      <w:r w:rsidRPr="006D0703">
        <w:rPr>
          <w:i/>
          <w:iCs/>
          <w:lang w:val="en-US"/>
        </w:rPr>
        <w:t>Our World in Data</w:t>
      </w:r>
      <w:r w:rsidRPr="006D0703">
        <w:rPr>
          <w:lang w:val="en-US"/>
        </w:rPr>
        <w:t>, décembre. https://ourworldindata.org/renewable-energy.</w:t>
      </w:r>
    </w:p>
    <w:p w14:paraId="0473C27F" w14:textId="77777777" w:rsidR="006D0703" w:rsidRPr="006D0703" w:rsidRDefault="006D0703" w:rsidP="006D0703">
      <w:pPr>
        <w:pStyle w:val="Bibliographie"/>
        <w:rPr>
          <w:lang w:val="en-US"/>
        </w:rPr>
      </w:pPr>
      <w:r w:rsidRPr="006D0703">
        <w:t xml:space="preserve">Saidur, R., N.A. Rahim, M.R. Islam, et K.H. Solangi. </w:t>
      </w:r>
      <w:r w:rsidRPr="006D0703">
        <w:rPr>
          <w:lang w:val="en-US"/>
        </w:rPr>
        <w:t xml:space="preserve">2011. « Environmental Impact of Wind Energy ». </w:t>
      </w:r>
      <w:r w:rsidRPr="006D0703">
        <w:rPr>
          <w:i/>
          <w:iCs/>
          <w:lang w:val="en-US"/>
        </w:rPr>
        <w:t>Renewable and Sustainable Energy Reviews</w:t>
      </w:r>
      <w:r w:rsidRPr="006D0703">
        <w:rPr>
          <w:lang w:val="en-US"/>
        </w:rPr>
        <w:t xml:space="preserve"> 15 (5): 2423</w:t>
      </w:r>
      <w:r w:rsidRPr="006D0703">
        <w:rPr>
          <w:rFonts w:ascii="MS Mincho" w:eastAsia="MS Mincho" w:hAnsi="MS Mincho" w:cs="MS Mincho" w:hint="eastAsia"/>
          <w:lang w:val="en-US"/>
        </w:rPr>
        <w:t>‑</w:t>
      </w:r>
      <w:r w:rsidRPr="006D0703">
        <w:rPr>
          <w:lang w:val="en-US"/>
        </w:rPr>
        <w:t>30. https://doi.org/10.1016/j.rser.2011.02.024.</w:t>
      </w:r>
    </w:p>
    <w:p w14:paraId="67F9323D" w14:textId="77777777" w:rsidR="006D0703" w:rsidRPr="006D0703" w:rsidRDefault="006D0703" w:rsidP="006D0703">
      <w:pPr>
        <w:pStyle w:val="Bibliographie"/>
      </w:pPr>
      <w:r w:rsidRPr="006D0703">
        <w:t xml:space="preserve">Scanlon, Annette T., et Sophie Petit. </w:t>
      </w:r>
      <w:r w:rsidRPr="006D0703">
        <w:rPr>
          <w:lang w:val="en-US"/>
        </w:rPr>
        <w:t xml:space="preserve">2008. « Effects of Site, Time, Weather and Light on Urban Bat Activity and Richness: Considerations for Survey Effort ». </w:t>
      </w:r>
      <w:r w:rsidRPr="006D0703">
        <w:rPr>
          <w:i/>
          <w:iCs/>
        </w:rPr>
        <w:t>Wildlife Research</w:t>
      </w:r>
      <w:r w:rsidRPr="006D0703">
        <w:t xml:space="preserve"> 35 (8): 821. https://doi.org/10.1071/WR08035.</w:t>
      </w:r>
    </w:p>
    <w:p w14:paraId="5E093F86" w14:textId="77777777" w:rsidR="006D0703" w:rsidRPr="006D0703" w:rsidRDefault="006D0703" w:rsidP="006D0703">
      <w:pPr>
        <w:pStyle w:val="Bibliographie"/>
      </w:pPr>
      <w:r w:rsidRPr="006D0703">
        <w:lastRenderedPageBreak/>
        <w:t xml:space="preserve">SFEPM, SFEPM. 2016. </w:t>
      </w:r>
      <w:r w:rsidRPr="006D0703">
        <w:rPr>
          <w:i/>
          <w:iCs/>
        </w:rPr>
        <w:t>Diagnostic chiroptérologique des projets éoliens terrestres</w:t>
      </w:r>
      <w:r w:rsidRPr="006D0703">
        <w:t>.</w:t>
      </w:r>
    </w:p>
    <w:p w14:paraId="23D6F111" w14:textId="77777777" w:rsidR="006D0703" w:rsidRPr="006D0703" w:rsidRDefault="006D0703" w:rsidP="006D0703">
      <w:pPr>
        <w:pStyle w:val="Bibliographie"/>
        <w:rPr>
          <w:lang w:val="en-US"/>
        </w:rPr>
      </w:pPr>
      <w:r w:rsidRPr="006D0703">
        <w:t xml:space="preserve">Spoelstra, Kamiel, Roy H. A. van Grunsven, Jip J. C. Ramakers, Kim B. Ferguson, Thomas Raap, Maurice Donners, Elmar M. Veenendaal, et Marcel E. Visser. </w:t>
      </w:r>
      <w:r w:rsidRPr="006D0703">
        <w:rPr>
          <w:lang w:val="en-US"/>
        </w:rPr>
        <w:t xml:space="preserve">2017. « Response of Bats to Light with Different Spectra: Light-Shy and Agile Bat Presence Is Affected by White and Green, but Not Red Light ». </w:t>
      </w:r>
      <w:r w:rsidRPr="006D0703">
        <w:rPr>
          <w:i/>
          <w:iCs/>
          <w:lang w:val="en-US"/>
        </w:rPr>
        <w:t>Proceedings of the Royal Society B: Biological Sciences</w:t>
      </w:r>
      <w:r w:rsidRPr="006D0703">
        <w:rPr>
          <w:lang w:val="en-US"/>
        </w:rPr>
        <w:t xml:space="preserve"> 284 (1855): 20170075. https://doi.org/10.1098/rspb.2017.0075.</w:t>
      </w:r>
    </w:p>
    <w:p w14:paraId="07EAD68C" w14:textId="77777777" w:rsidR="006D0703" w:rsidRPr="006D0703" w:rsidRDefault="006D0703" w:rsidP="006D0703">
      <w:pPr>
        <w:pStyle w:val="Bibliographie"/>
        <w:rPr>
          <w:lang w:val="en-US"/>
        </w:rPr>
      </w:pPr>
      <w:r w:rsidRPr="006D0703">
        <w:rPr>
          <w:lang w:val="en-US"/>
        </w:rPr>
        <w:t>Swan, Taryn. 2006. « Generalized estimating equations when the response variable has a Tweedie distribution: An application for multi-site rainfall modelling ». University of Southern Queensland.</w:t>
      </w:r>
    </w:p>
    <w:p w14:paraId="57356345" w14:textId="77777777" w:rsidR="006D0703" w:rsidRPr="006D0703" w:rsidRDefault="006D0703" w:rsidP="006D0703">
      <w:pPr>
        <w:pStyle w:val="Bibliographie"/>
      </w:pPr>
      <w:r w:rsidRPr="006D0703">
        <w:rPr>
          <w:lang w:val="en-US"/>
        </w:rPr>
        <w:t xml:space="preserve">Vandevelde, Jean-Christophe, et Frédéric Denhez. </w:t>
      </w:r>
      <w:r w:rsidRPr="006D0703">
        <w:t>2015. « Synthèse de la conférence scientifique : CLIMAT ET BIODIVERSITÉ Rencontre avec les experts français du GIEC et de l’IPBES ».</w:t>
      </w:r>
    </w:p>
    <w:p w14:paraId="362E2090" w14:textId="77777777" w:rsidR="006D0703" w:rsidRPr="006D0703" w:rsidRDefault="006D0703" w:rsidP="006D0703">
      <w:pPr>
        <w:pStyle w:val="Bibliographie"/>
        <w:rPr>
          <w:lang w:val="en-US"/>
        </w:rPr>
      </w:pPr>
      <w:r w:rsidRPr="006D0703">
        <w:rPr>
          <w:lang w:val="en-US"/>
        </w:rPr>
        <w:t xml:space="preserve">Voigt, Christian C., Linn S. Lehnert, Gunars Petersons, Frank Adorf, et Lothar Bach. 2015. « Wildlife and Renewable Energy: German Politics Cross Migratory Bats ». </w:t>
      </w:r>
      <w:r w:rsidRPr="006D0703">
        <w:rPr>
          <w:i/>
          <w:iCs/>
          <w:lang w:val="en-US"/>
        </w:rPr>
        <w:t>European Journal of Wildlife Research</w:t>
      </w:r>
      <w:r w:rsidRPr="006D0703">
        <w:rPr>
          <w:lang w:val="en-US"/>
        </w:rPr>
        <w:t xml:space="preserve"> 61 (2): 213</w:t>
      </w:r>
      <w:r w:rsidRPr="006D0703">
        <w:rPr>
          <w:rFonts w:ascii="MS Mincho" w:eastAsia="MS Mincho" w:hAnsi="MS Mincho" w:cs="MS Mincho" w:hint="eastAsia"/>
          <w:lang w:val="en-US"/>
        </w:rPr>
        <w:t>‑</w:t>
      </w:r>
      <w:r w:rsidRPr="006D0703">
        <w:rPr>
          <w:lang w:val="en-US"/>
        </w:rPr>
        <w:t>19. https://doi.org/10.1007/s10344-015-0903-y.</w:t>
      </w:r>
    </w:p>
    <w:p w14:paraId="22A40DA1" w14:textId="77777777" w:rsidR="006D0703" w:rsidRPr="006D0703" w:rsidRDefault="006D0703" w:rsidP="006D0703">
      <w:pPr>
        <w:pStyle w:val="Bibliographie"/>
        <w:rPr>
          <w:lang w:val="en-US"/>
        </w:rPr>
      </w:pPr>
      <w:r w:rsidRPr="006D0703">
        <w:rPr>
          <w:lang w:val="en-US"/>
        </w:rPr>
        <w:t xml:space="preserve">Wood, Simon N. 2017. </w:t>
      </w:r>
      <w:r w:rsidRPr="006D0703">
        <w:rPr>
          <w:i/>
          <w:iCs/>
          <w:lang w:val="en-US"/>
        </w:rPr>
        <w:t>Generalized additive models: an introduction with R</w:t>
      </w:r>
      <w:r w:rsidRPr="006D0703">
        <w:rPr>
          <w:lang w:val="en-US"/>
        </w:rPr>
        <w:t>. Second edition. Chapman &amp; Hall/CRC texts in statistical science. Boca Raton: CRC Press/Taylor &amp; Francis Group.</w:t>
      </w:r>
    </w:p>
    <w:p w14:paraId="78A2306F" w14:textId="75428F42" w:rsidR="006A1AA6" w:rsidRDefault="000A249A">
      <w:pPr>
        <w:pStyle w:val="Corpsdetexte"/>
        <w:rPr>
          <w:rFonts w:ascii="Arial" w:hAnsi="Arial" w:cs="Arial"/>
          <w:lang w:val="en-US"/>
        </w:rPr>
      </w:pPr>
      <w:r>
        <w:rPr>
          <w:rFonts w:ascii="Arial" w:hAnsi="Arial" w:cs="Arial"/>
        </w:rPr>
        <w:fldChar w:fldCharType="end"/>
      </w:r>
    </w:p>
    <w:p w14:paraId="2317057E" w14:textId="77777777" w:rsidR="006A1AA6" w:rsidRDefault="006A1AA6">
      <w:pPr>
        <w:rPr>
          <w:rFonts w:ascii="Arial" w:hAnsi="Arial" w:cs="Arial"/>
          <w:lang w:val="en-US"/>
        </w:rPr>
        <w:sectPr w:rsidR="006A1AA6">
          <w:footerReference w:type="default" r:id="rId49"/>
          <w:footnotePr>
            <w:pos w:val="beneathText"/>
          </w:footnotePr>
          <w:pgSz w:w="11906" w:h="16838"/>
          <w:pgMar w:top="1417" w:right="1417" w:bottom="1983" w:left="1417" w:header="720" w:footer="1417" w:gutter="0"/>
          <w:cols w:space="720"/>
        </w:sectPr>
      </w:pPr>
    </w:p>
    <w:p w14:paraId="18346708" w14:textId="77777777" w:rsidR="006A1AA6" w:rsidRDefault="006A1AA6">
      <w:pPr>
        <w:pStyle w:val="----Corpsdetexte----"/>
        <w:rPr>
          <w:rFonts w:ascii="Arial" w:hAnsi="Arial" w:cs="Arial"/>
          <w:lang w:val="en-US"/>
        </w:rPr>
        <w:sectPr w:rsidR="006A1AA6">
          <w:footerReference w:type="default" r:id="rId50"/>
          <w:footnotePr>
            <w:pos w:val="beneathText"/>
          </w:footnotePr>
          <w:pgSz w:w="11906" w:h="16838"/>
          <w:pgMar w:top="1417" w:right="1417" w:bottom="1983" w:left="1417" w:header="720" w:footer="1417" w:gutter="0"/>
          <w:cols w:space="720"/>
        </w:sectPr>
      </w:pPr>
    </w:p>
    <w:p w14:paraId="2D616F0E" w14:textId="77777777" w:rsidR="006A1AA6" w:rsidRDefault="000A249A">
      <w:pPr>
        <w:pStyle w:val="203Titreliminaire"/>
        <w:rPr>
          <w:rFonts w:cs="Arial"/>
          <w:sz w:val="24"/>
        </w:rPr>
        <w:sectPr w:rsidR="006A1AA6">
          <w:footnotePr>
            <w:pos w:val="beneathText"/>
          </w:footnotePr>
          <w:type w:val="continuous"/>
          <w:pgSz w:w="11906" w:h="16838"/>
          <w:pgMar w:top="1417" w:right="1417" w:bottom="1983" w:left="1417" w:header="720" w:footer="1417" w:gutter="0"/>
          <w:cols w:space="720"/>
        </w:sectPr>
      </w:pPr>
      <w:r>
        <w:rPr>
          <w:rFonts w:cs="Arial"/>
          <w:sz w:val="24"/>
        </w:rPr>
        <w:lastRenderedPageBreak/>
        <w:t>Annexes</w:t>
      </w:r>
    </w:p>
    <w:p w14:paraId="517929F9" w14:textId="2462FB17" w:rsidR="00F373FA" w:rsidRPr="00F373FA" w:rsidRDefault="00F373FA" w:rsidP="00C33974">
      <w:pPr>
        <w:pStyle w:val="Titre3"/>
        <w:rPr>
          <w:rFonts w:cs="Arial"/>
        </w:rPr>
      </w:pPr>
      <w:bookmarkStart w:id="192" w:name="_Toc18874405"/>
      <w:r w:rsidRPr="00F373FA">
        <w:rPr>
          <w:rFonts w:cs="Arial"/>
        </w:rPr>
        <w:lastRenderedPageBreak/>
        <w:t>Annexe 1 : Prise en compte des périodes sans activité</w:t>
      </w:r>
      <w:bookmarkEnd w:id="192"/>
    </w:p>
    <w:p w14:paraId="7D683025" w14:textId="5FF95A5D" w:rsidR="00F373FA" w:rsidRDefault="00F373FA" w:rsidP="00F373FA">
      <w:pPr>
        <w:rPr>
          <w:rFonts w:ascii="Arial" w:hAnsi="Arial" w:cs="Arial"/>
        </w:rPr>
      </w:pPr>
      <w:r>
        <w:rPr>
          <w:rFonts w:ascii="Arial" w:hAnsi="Arial" w:cs="Arial"/>
        </w:rPr>
        <w:t xml:space="preserve">La </w:t>
      </w:r>
      <w:r w:rsidRPr="00F373FA">
        <w:rPr>
          <w:rFonts w:ascii="Arial" w:hAnsi="Arial" w:cs="Arial"/>
        </w:rPr>
        <w:t>Prise en compte des périodes sans activité</w:t>
      </w:r>
      <w:r>
        <w:rPr>
          <w:rFonts w:ascii="Arial" w:hAnsi="Arial" w:cs="Arial"/>
        </w:rPr>
        <w:t xml:space="preserve"> a été faite de la façon suivante : </w:t>
      </w:r>
    </w:p>
    <w:p w14:paraId="210BF38E" w14:textId="77777777" w:rsidR="00F373FA" w:rsidRDefault="00F373FA" w:rsidP="00F373FA">
      <w:pPr>
        <w:numPr>
          <w:ilvl w:val="0"/>
          <w:numId w:val="16"/>
        </w:numPr>
        <w:rPr>
          <w:rFonts w:ascii="Arial" w:hAnsi="Arial" w:cs="Arial"/>
        </w:rPr>
      </w:pPr>
      <w:r>
        <w:rPr>
          <w:rFonts w:ascii="Arial" w:hAnsi="Arial" w:cs="Arial"/>
        </w:rPr>
        <w:t xml:space="preserve">On détermine les périodes de fonctionnement des enregistreurs de chaque site en se basant sur les heures de lever et de coucher du soleil (les appareils sont programmés pour fonctionner uniquement la nuit pour optimiser leur autonomie) ainsi que les périodes de déploiement et de panne qui ont été consignées par les experts. </w:t>
      </w:r>
    </w:p>
    <w:p w14:paraId="628B48A7" w14:textId="77777777" w:rsidR="00F373FA" w:rsidRDefault="00F373FA" w:rsidP="00F373FA">
      <w:pPr>
        <w:numPr>
          <w:ilvl w:val="0"/>
          <w:numId w:val="16"/>
        </w:numPr>
        <w:rPr>
          <w:rFonts w:ascii="Arial" w:hAnsi="Arial" w:cs="Arial"/>
        </w:rPr>
      </w:pPr>
      <w:r>
        <w:rPr>
          <w:rFonts w:ascii="Arial" w:hAnsi="Arial" w:cs="Arial"/>
        </w:rPr>
        <w:t xml:space="preserve">Ces plages de fonctionnement sont discrétisées en périodes de temps unitaire de 10 minutes (il s’agit de l’unité temporelle des mesures des conditions météorologique ce qui facilitera leur jointure avec les données d’activité) </w:t>
      </w:r>
    </w:p>
    <w:p w14:paraId="146F261B" w14:textId="77777777" w:rsidR="00F373FA" w:rsidRDefault="00F373FA" w:rsidP="00F373FA">
      <w:pPr>
        <w:numPr>
          <w:ilvl w:val="0"/>
          <w:numId w:val="16"/>
        </w:numPr>
        <w:rPr>
          <w:rFonts w:ascii="Arial" w:hAnsi="Arial" w:cs="Arial"/>
        </w:rPr>
      </w:pPr>
      <w:r>
        <w:rPr>
          <w:rFonts w:ascii="Arial" w:hAnsi="Arial" w:cs="Arial"/>
        </w:rPr>
        <w:t>Pour chaque site et chaque espèce on dénombre le nombre des contacts observés au sein de chaque unité de temps. Cet indice constituera notre mesure de l’activité acoustique des chiroptères. On obtient alors l’activité acoustique sachant l’existence d’au moins une détection.</w:t>
      </w:r>
    </w:p>
    <w:p w14:paraId="0715A1D2" w14:textId="77777777" w:rsidR="00F373FA" w:rsidRDefault="00F373FA" w:rsidP="00F373FA">
      <w:pPr>
        <w:numPr>
          <w:ilvl w:val="0"/>
          <w:numId w:val="16"/>
        </w:numPr>
        <w:rPr>
          <w:rFonts w:ascii="Arial" w:hAnsi="Arial" w:cs="Arial"/>
        </w:rPr>
      </w:pPr>
      <w:r>
        <w:rPr>
          <w:rFonts w:ascii="Arial" w:hAnsi="Arial" w:cs="Arial"/>
        </w:rPr>
        <w:t xml:space="preserve">Pour chaque site et chaque espèce on complète le tableau avec les absences, c’est à dire avec l’ensemble des périodes unitaires d’enregistrement absentes du tableau pour une espèce donnée. </w:t>
      </w:r>
    </w:p>
    <w:p w14:paraId="3CAA343E" w14:textId="037DF939" w:rsidR="00F373FA" w:rsidRPr="00F373FA" w:rsidRDefault="00F373FA" w:rsidP="00F373FA">
      <w:pPr>
        <w:numPr>
          <w:ilvl w:val="0"/>
          <w:numId w:val="16"/>
        </w:numPr>
        <w:rPr>
          <w:rFonts w:ascii="Arial" w:hAnsi="Arial" w:cs="Arial"/>
        </w:rPr>
      </w:pPr>
      <w:r>
        <w:rPr>
          <w:rFonts w:ascii="Arial" w:hAnsi="Arial" w:cs="Arial"/>
        </w:rPr>
        <w:t>Dans le cas où il y a une confusion taxonomique les données d’absence ne sont pas ajoutées : par exemple s’il n’y a pas d’observation de “A” ou de “B” au cours de la période t mais présence d’une détection ambiguë “A ou B” alors on n’ajoute pas de donnée d’absence à A, ni à B.</w:t>
      </w:r>
    </w:p>
    <w:p w14:paraId="075C9987" w14:textId="77777777" w:rsidR="006A1AA6" w:rsidRDefault="000A249A">
      <w:pPr>
        <w:pStyle w:val="----Corpsdetexte----"/>
        <w:rPr>
          <w:rFonts w:ascii="Arial" w:hAnsi="Arial" w:cs="Arial"/>
        </w:rPr>
      </w:pPr>
      <w:r>
        <w:rPr>
          <w:rFonts w:ascii="Arial" w:hAnsi="Arial" w:cs="Arial"/>
        </w:rPr>
        <w:t>[Si le nombre des annexes est trop important, on peut faire un sommaire des annexes.]</w:t>
      </w:r>
    </w:p>
    <w:p w14:paraId="067A72D0" w14:textId="77777777" w:rsidR="006A1AA6" w:rsidRDefault="006A1AA6"/>
    <w:p w14:paraId="0903C3AF" w14:textId="1BBE7F58" w:rsidR="006A1AA6" w:rsidRDefault="00C23AC1" w:rsidP="00C33974">
      <w:pPr>
        <w:pStyle w:val="Titre3"/>
        <w:rPr>
          <w:rFonts w:cs="Arial"/>
        </w:rPr>
      </w:pPr>
      <w:bookmarkStart w:id="193" w:name="_Toc18874406"/>
      <w:r w:rsidRPr="00F373FA">
        <w:rPr>
          <w:rFonts w:cs="Arial"/>
        </w:rPr>
        <w:t xml:space="preserve">Annexe </w:t>
      </w:r>
      <w:r>
        <w:rPr>
          <w:rFonts w:cs="Arial"/>
        </w:rPr>
        <w:t>2</w:t>
      </w:r>
      <w:r w:rsidRPr="00F373FA">
        <w:rPr>
          <w:rFonts w:cs="Arial"/>
        </w:rPr>
        <w:t xml:space="preserve"> : </w:t>
      </w:r>
      <w:r>
        <w:rPr>
          <w:rFonts w:cs="Arial"/>
        </w:rPr>
        <w:t>importance d’une API et construction d’une requête HTTP</w:t>
      </w:r>
      <w:bookmarkEnd w:id="193"/>
    </w:p>
    <w:p w14:paraId="7076D7FA" w14:textId="77777777" w:rsidR="006A1AA6" w:rsidRDefault="000A249A">
      <w:pPr>
        <w:pStyle w:val="Corpsdetexte"/>
        <w:rPr>
          <w:rFonts w:ascii="Arial" w:hAnsi="Arial" w:cs="Arial"/>
        </w:rPr>
      </w:pPr>
      <w:r>
        <w:rPr>
          <w:rFonts w:ascii="Arial" w:hAnsi="Arial" w:cs="Arial"/>
        </w:rPr>
        <w:t xml:space="preserve">Une API est définie comme étant un ensemble de fonctionnalités qui permettent l’accès aux services d’une application, grâce à un langage de programmation. Dans notre cas il s’agira de rendre accessible les fonctions de prédiction (qui sont dans la brique R) via des requêtes HTTP au reste du système qui va se charger de les présenter dans une interface utilisateur et de transmettre l’ordre de bridage aux éoliennes. Elle a pour but de faciliter le travail de l’équipe SI (Système d’information) qui n’aura plus besoin de retranscrire les programmes R en JAVA et aussi de facilité le travail de l’équipe R&amp;D qui n’aura plus à se préoccuper de l’architecture du système lors d’une évolution des modèles de prédictions. </w:t>
      </w:r>
    </w:p>
    <w:p w14:paraId="6DAF1AFF" w14:textId="024AC813" w:rsidR="006A1AA6" w:rsidRDefault="000A249A">
      <w:pPr>
        <w:pStyle w:val="Corpsdetexte"/>
        <w:rPr>
          <w:rFonts w:ascii="Arial" w:hAnsi="Arial" w:cs="Arial"/>
        </w:rPr>
      </w:pPr>
      <w:r>
        <w:rPr>
          <w:rFonts w:ascii="Arial" w:hAnsi="Arial" w:cs="Arial"/>
        </w:rPr>
        <w:lastRenderedPageBreak/>
        <w:t xml:space="preserve">Le développement d’une API sous R peut se faire avec le package R plumber. En ajoutant quelques commentaires au script R.  Ces commentaires permettront de construire les requêtes HTTP qui permettrons de lancer l’exécution du script R (pour faire les prédictions et requêter la base de données). Les résultats de l’exécution seront retournés sous le format </w:t>
      </w:r>
      <w:r w:rsidR="00E62673">
        <w:rPr>
          <w:rFonts w:ascii="Arial" w:hAnsi="Arial" w:cs="Arial"/>
        </w:rPr>
        <w:t>JSON ou</w:t>
      </w:r>
      <w:r w:rsidR="00C23AC1">
        <w:rPr>
          <w:rFonts w:ascii="Arial" w:hAnsi="Arial" w:cs="Arial"/>
        </w:rPr>
        <w:t xml:space="preserve"> sous d’autre format si nécessaire </w:t>
      </w:r>
      <w:r>
        <w:rPr>
          <w:rFonts w:ascii="Arial" w:hAnsi="Arial" w:cs="Arial"/>
        </w:rPr>
        <w:t>et comprendront :</w:t>
      </w:r>
    </w:p>
    <w:p w14:paraId="5D6B609D" w14:textId="77777777" w:rsidR="006A1AA6" w:rsidRDefault="000A249A">
      <w:pPr>
        <w:pStyle w:val="Corpsdetexte"/>
        <w:numPr>
          <w:ilvl w:val="0"/>
          <w:numId w:val="12"/>
        </w:numPr>
        <w:rPr>
          <w:rFonts w:ascii="Arial" w:hAnsi="Arial" w:cs="Arial"/>
        </w:rPr>
      </w:pPr>
      <w:r>
        <w:rPr>
          <w:rFonts w:ascii="Arial" w:hAnsi="Arial" w:cs="Arial"/>
        </w:rPr>
        <w:t>Les prédictions d’activités et de productions énergétiques</w:t>
      </w:r>
    </w:p>
    <w:p w14:paraId="7B6645F7" w14:textId="77777777" w:rsidR="006A1AA6" w:rsidRDefault="000A249A">
      <w:pPr>
        <w:pStyle w:val="Corpsdetexte"/>
        <w:numPr>
          <w:ilvl w:val="0"/>
          <w:numId w:val="12"/>
        </w:numPr>
        <w:rPr>
          <w:rFonts w:ascii="Arial" w:hAnsi="Arial" w:cs="Arial"/>
        </w:rPr>
      </w:pPr>
      <w:r>
        <w:rPr>
          <w:rFonts w:ascii="Arial" w:hAnsi="Arial" w:cs="Arial"/>
        </w:rPr>
        <w:t>L’identifiant de l’éolienne</w:t>
      </w:r>
    </w:p>
    <w:p w14:paraId="324A5867" w14:textId="6C905D6D" w:rsidR="00C23AC1" w:rsidRPr="00C33974" w:rsidRDefault="000A249A" w:rsidP="00C33974">
      <w:pPr>
        <w:pStyle w:val="Corpsdetexte"/>
        <w:numPr>
          <w:ilvl w:val="0"/>
          <w:numId w:val="12"/>
        </w:numPr>
        <w:rPr>
          <w:rFonts w:ascii="Arial" w:hAnsi="Arial" w:cs="Arial"/>
        </w:rPr>
      </w:pPr>
      <w:r>
        <w:rPr>
          <w:rFonts w:ascii="Arial" w:hAnsi="Arial" w:cs="Arial"/>
        </w:rPr>
        <w:t xml:space="preserve">L’ordre de bridage </w:t>
      </w:r>
    </w:p>
    <w:p w14:paraId="48D6FD77" w14:textId="6F51DAF8" w:rsidR="006A1AA6" w:rsidRDefault="00C23AC1" w:rsidP="00C33974">
      <w:pPr>
        <w:pStyle w:val="Titre3"/>
        <w:rPr>
          <w:rFonts w:cs="Arial"/>
        </w:rPr>
      </w:pPr>
      <w:bookmarkStart w:id="194" w:name="_Toc18874407"/>
      <w:bookmarkStart w:id="195" w:name="_Ref18874627"/>
      <w:bookmarkStart w:id="196" w:name="_Ref18874707"/>
      <w:r>
        <w:rPr>
          <w:rFonts w:cs="Arial"/>
        </w:rPr>
        <w:t>Annexe 3 : Construction d’une requête HTTP</w:t>
      </w:r>
      <w:bookmarkEnd w:id="194"/>
      <w:bookmarkEnd w:id="195"/>
      <w:bookmarkEnd w:id="196"/>
    </w:p>
    <w:p w14:paraId="7AC68D80" w14:textId="77777777" w:rsidR="006A1AA6" w:rsidRDefault="000A249A">
      <w:pPr>
        <w:pStyle w:val="Corpsdetexte"/>
        <w:rPr>
          <w:rFonts w:ascii="Arial" w:hAnsi="Arial" w:cs="Arial"/>
        </w:rPr>
      </w:pPr>
      <w:r>
        <w:rPr>
          <w:rFonts w:ascii="Arial" w:hAnsi="Arial" w:cs="Arial"/>
        </w:rPr>
        <w:t xml:space="preserve">Une requête http comprend au moins 4 parties : </w:t>
      </w:r>
    </w:p>
    <w:p w14:paraId="2E2F6E73" w14:textId="77777777" w:rsidR="006A1AA6" w:rsidRDefault="000A249A">
      <w:pPr>
        <w:pStyle w:val="Corpsdetexte"/>
        <w:numPr>
          <w:ilvl w:val="0"/>
          <w:numId w:val="12"/>
        </w:numPr>
        <w:rPr>
          <w:rFonts w:ascii="Arial" w:hAnsi="Arial" w:cs="Arial"/>
        </w:rPr>
      </w:pPr>
      <w:r>
        <w:rPr>
          <w:rFonts w:ascii="Arial" w:hAnsi="Arial" w:cs="Arial"/>
        </w:rPr>
        <w:t xml:space="preserve">Adresse du serveur : </w:t>
      </w:r>
      <w:hyperlink r:id="rId51" w:history="1">
        <w:r>
          <w:rPr>
            <w:rStyle w:val="Lienhypertexte"/>
            <w:rFonts w:ascii="Arial" w:hAnsi="Arial" w:cs="Arial"/>
          </w:rPr>
          <w:t>http://localhost:</w:t>
        </w:r>
      </w:hyperlink>
    </w:p>
    <w:p w14:paraId="6CACEA7F" w14:textId="77777777" w:rsidR="006A1AA6" w:rsidRDefault="000A249A">
      <w:pPr>
        <w:pStyle w:val="Corpsdetexte"/>
        <w:numPr>
          <w:ilvl w:val="0"/>
          <w:numId w:val="12"/>
        </w:numPr>
        <w:rPr>
          <w:rFonts w:ascii="Arial" w:hAnsi="Arial" w:cs="Arial"/>
        </w:rPr>
      </w:pPr>
      <w:r>
        <w:rPr>
          <w:rFonts w:ascii="Arial" w:hAnsi="Arial" w:cs="Arial"/>
        </w:rPr>
        <w:t xml:space="preserve">Le numéro du port activé par R plumber : 8930 </w:t>
      </w:r>
    </w:p>
    <w:p w14:paraId="40ACF73C" w14:textId="77777777" w:rsidR="006A1AA6" w:rsidRDefault="000A249A">
      <w:pPr>
        <w:pStyle w:val="Corpsdetexte"/>
        <w:numPr>
          <w:ilvl w:val="0"/>
          <w:numId w:val="12"/>
        </w:numPr>
        <w:rPr>
          <w:rFonts w:ascii="Arial" w:hAnsi="Arial" w:cs="Arial"/>
        </w:rPr>
      </w:pPr>
      <w:r>
        <w:rPr>
          <w:rFonts w:ascii="Arial" w:hAnsi="Arial" w:cs="Arial"/>
        </w:rPr>
        <w:t>Le nom du service web sollicité : /opc</w:t>
      </w:r>
    </w:p>
    <w:p w14:paraId="46957E41" w14:textId="77777777" w:rsidR="006A1AA6" w:rsidRDefault="000A249A">
      <w:pPr>
        <w:pStyle w:val="Corpsdetexte"/>
        <w:numPr>
          <w:ilvl w:val="0"/>
          <w:numId w:val="12"/>
        </w:numPr>
        <w:rPr>
          <w:rFonts w:ascii="Arial" w:hAnsi="Arial" w:cs="Arial"/>
        </w:rPr>
      </w:pPr>
      <w:r>
        <w:rPr>
          <w:rFonts w:ascii="Arial" w:hAnsi="Arial" w:cs="Arial"/>
        </w:rPr>
        <w:t>Les paramètres d’entrées : ?param1=val_param1&amp;parma2=val_param2…</w:t>
      </w:r>
    </w:p>
    <w:p w14:paraId="70196C10" w14:textId="77777777" w:rsidR="006A1AA6" w:rsidRDefault="000A249A">
      <w:pPr>
        <w:pStyle w:val="Corpsdetexte"/>
        <w:rPr>
          <w:rStyle w:val="Lienhypertexte"/>
          <w:rFonts w:ascii="Arial" w:hAnsi="Arial" w:cs="Arial"/>
        </w:rPr>
      </w:pPr>
      <w:r>
        <w:rPr>
          <w:rFonts w:ascii="Arial" w:hAnsi="Arial" w:cs="Arial"/>
        </w:rPr>
        <w:t xml:space="preserve">Un exemple de requête http :  </w:t>
      </w:r>
      <w:hyperlink r:id="rId52" w:history="1">
        <w:r>
          <w:rPr>
            <w:rStyle w:val="Lienhypertexte"/>
            <w:rFonts w:ascii="Arial" w:hAnsi="Arial" w:cs="Arial"/>
          </w:rPr>
          <w:t>http://localhost:8930/opc?temp=10&amp;ws=5&amp;id=3</w:t>
        </w:r>
      </w:hyperlink>
    </w:p>
    <w:p w14:paraId="1A538399" w14:textId="77777777" w:rsidR="006A1AA6" w:rsidRDefault="000A249A">
      <w:pPr>
        <w:pStyle w:val="Corpsdetexte"/>
        <w:rPr>
          <w:rFonts w:ascii="Arial" w:hAnsi="Arial" w:cs="Arial"/>
        </w:rPr>
      </w:pPr>
      <w:r>
        <w:rPr>
          <w:rFonts w:ascii="Arial" w:hAnsi="Arial" w:cs="Arial"/>
          <w:noProof/>
        </w:rPr>
        <w:drawing>
          <wp:inline distT="0" distB="0" distL="0" distR="0" wp14:anchorId="77E97B75" wp14:editId="53323156">
            <wp:extent cx="209550" cy="209550"/>
            <wp:effectExtent l="0" t="0" r="0" b="0"/>
            <wp:docPr id="5" name="Image 5" descr="C:\Users\fcoulibaly\AppData\Local\Microsoft\Windows\Temporary Internet Files\Content.MSO\C2F1ED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C:\Users\fcoulibaly\AppData\Local\Microsoft\Windows\Temporary Internet Files\Content.MSO\C2F1EDA1.tm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246207" cy="246207"/>
                    </a:xfrm>
                    <a:prstGeom prst="rect">
                      <a:avLst/>
                    </a:prstGeom>
                    <a:noFill/>
                    <a:ln>
                      <a:noFill/>
                    </a:ln>
                  </pic:spPr>
                </pic:pic>
              </a:graphicData>
            </a:graphic>
          </wp:inline>
        </w:drawing>
      </w:r>
      <w:r>
        <w:rPr>
          <w:rFonts w:ascii="Arial" w:hAnsi="Arial" w:cs="Arial"/>
        </w:rPr>
        <w:t xml:space="preserve"> Attention le numéro de port change à chaque fois qu’on relance R plumber !</w:t>
      </w:r>
    </w:p>
    <w:p w14:paraId="01043F34" w14:textId="6D2F86A6" w:rsidR="006A1AA6" w:rsidRPr="00C23AC1" w:rsidRDefault="00C23AC1" w:rsidP="00C33974">
      <w:pPr>
        <w:pStyle w:val="Titre3"/>
        <w:rPr>
          <w:rFonts w:cs="Arial"/>
        </w:rPr>
      </w:pPr>
      <w:bookmarkStart w:id="197" w:name="_Toc18874408"/>
      <w:r>
        <w:rPr>
          <w:rFonts w:cs="Arial"/>
        </w:rPr>
        <w:t xml:space="preserve">Annexe 4 : </w:t>
      </w:r>
      <w:r w:rsidR="000A249A" w:rsidRPr="00C23AC1">
        <w:rPr>
          <w:rFonts w:cs="Arial"/>
        </w:rPr>
        <w:t>Base de données spatiale</w:t>
      </w:r>
      <w:bookmarkEnd w:id="197"/>
      <w:r w:rsidR="000A249A" w:rsidRPr="00C23AC1">
        <w:rPr>
          <w:rFonts w:cs="Arial"/>
        </w:rPr>
        <w:t xml:space="preserve"> </w:t>
      </w:r>
    </w:p>
    <w:p w14:paraId="1AF95DFF" w14:textId="77777777" w:rsidR="006A1AA6" w:rsidRDefault="006A1AA6">
      <w:pPr>
        <w:pStyle w:val="Corpsdetexte"/>
        <w:rPr>
          <w:rFonts w:ascii="Arial" w:hAnsi="Arial" w:cs="Arial"/>
        </w:rPr>
      </w:pPr>
    </w:p>
    <w:p w14:paraId="6B97CAA4" w14:textId="77777777" w:rsidR="006A1AA6" w:rsidRDefault="000A249A">
      <w:pPr>
        <w:pStyle w:val="Corpsdetexte"/>
        <w:rPr>
          <w:rFonts w:ascii="Arial" w:hAnsi="Arial" w:cs="Arial"/>
        </w:rPr>
      </w:pPr>
      <w:r>
        <w:rPr>
          <w:rFonts w:ascii="Arial" w:hAnsi="Arial" w:cs="Arial"/>
        </w:rPr>
        <w:t xml:space="preserve">Comme évoqué précédemment le calcul des prédictions d’activités et d’énergie à produire nécessite des informations sur les éoliennes, les sites et les variables météorologiques. Les données météorologiques quasiment à chaque requête http c’est pourquoi il est judicieux de les transmettre dans la requête http d’autant plus qu’elles ont une structure simple. En revanche les informations sur les éoliennes et les sites sont des informations qui changent très peu et ont pour certaines une structures très complexes (les coordonnées, l’ensemble des espèces présentes sur le site…) donc il serait très difficile de les transmettre dans la requête. On pourrait aussi envisager de les transmettre via un « fichier de session » mais cela peut devenir très vite difficile à gérer sous R. Par conséquent la solution la plus appropriée est sans doute de stocker ces informations dans une base de données PostgreSQL et de les charger au moment de faire les calculs. Cela présente le double avantage de ne pas surcharger le trafic en envoyant à chaque requête les mêmes informations et de garantir l’intégrité des informations (formats de données, relations entre les données…). </w:t>
      </w:r>
    </w:p>
    <w:p w14:paraId="03916EB9" w14:textId="65590602" w:rsidR="006A1AA6" w:rsidRDefault="000A249A">
      <w:pPr>
        <w:pStyle w:val="Corpsdetexte"/>
        <w:rPr>
          <w:rFonts w:ascii="Arial" w:hAnsi="Arial" w:cs="Arial"/>
        </w:rPr>
      </w:pPr>
      <w:r>
        <w:rPr>
          <w:rFonts w:ascii="Arial" w:hAnsi="Arial" w:cs="Arial"/>
        </w:rPr>
        <w:t xml:space="preserve">Aussi cette solution offre le plus de flexibilité pour implémenter des fonctionnalités supplémentaires dans les modèles prédictifs. Par exemple si on décider </w:t>
      </w:r>
      <w:commentRangeStart w:id="198"/>
      <w:r>
        <w:rPr>
          <w:rFonts w:ascii="Arial" w:hAnsi="Arial" w:cs="Arial"/>
        </w:rPr>
        <w:t>d’intégrer le taux de mortalité</w:t>
      </w:r>
      <w:commentRangeEnd w:id="198"/>
      <w:r>
        <w:rPr>
          <w:rFonts w:ascii="Arial" w:hAnsi="Arial" w:cs="Arial"/>
        </w:rPr>
        <w:commentReference w:id="198"/>
      </w:r>
      <w:r>
        <w:rPr>
          <w:rFonts w:ascii="Arial" w:hAnsi="Arial" w:cs="Arial"/>
        </w:rPr>
        <w:t xml:space="preserve"> dans la stratégie de bridage, il n’y aurait plus besoin de resolliciter le </w:t>
      </w:r>
      <w:r>
        <w:rPr>
          <w:rFonts w:ascii="Arial" w:hAnsi="Arial" w:cs="Arial"/>
        </w:rPr>
        <w:lastRenderedPageBreak/>
        <w:t xml:space="preserve">service SI, il suffirait juste que l’équipe R&amp;D modifie le script R. En outre cette solution est de plus en plus adoptée dans le monde des data sciences et les outils pour faire le pont entre une base de données PostgreSQL et R sont quasiment semblables à ceux qu’ont </w:t>
      </w:r>
      <w:r w:rsidR="00C23AC1">
        <w:rPr>
          <w:rFonts w:ascii="Arial" w:hAnsi="Arial" w:cs="Arial"/>
        </w:rPr>
        <w:t>utilisé</w:t>
      </w:r>
      <w:r>
        <w:rPr>
          <w:rFonts w:ascii="Arial" w:hAnsi="Arial" w:cs="Arial"/>
        </w:rPr>
        <w:t xml:space="preserve"> pour lire m’importe quel type de fichier sous R.</w:t>
      </w:r>
    </w:p>
    <w:p w14:paraId="410A4E1B" w14:textId="77777777" w:rsidR="006A1AA6" w:rsidRDefault="000A249A">
      <w:pPr>
        <w:pStyle w:val="Corpsdetexte"/>
        <w:rPr>
          <w:rFonts w:ascii="Arial" w:hAnsi="Arial" w:cs="Arial"/>
        </w:rPr>
      </w:pPr>
      <w:r>
        <w:rPr>
          <w:rFonts w:ascii="Arial" w:hAnsi="Arial" w:cs="Arial"/>
        </w:rPr>
        <w:t xml:space="preserve">C’est pourquoi nous choisissons de stocker les informations concernant les sites et les éoliennes dans une base de données dont le schéma fonctionnel est ci-dessous. </w:t>
      </w:r>
    </w:p>
    <w:p w14:paraId="4F19D651" w14:textId="77777777" w:rsidR="006A1AA6" w:rsidRDefault="006A1AA6">
      <w:pPr>
        <w:pStyle w:val="Corpsdetexte"/>
        <w:rPr>
          <w:rFonts w:ascii="Arial" w:hAnsi="Arial" w:cs="Arial"/>
        </w:rPr>
      </w:pPr>
    </w:p>
    <w:tbl>
      <w:tblPr>
        <w:tblStyle w:val="Grilledutableau"/>
        <w:tblW w:w="9067" w:type="dxa"/>
        <w:tblLayout w:type="fixed"/>
        <w:tblLook w:val="04A0" w:firstRow="1" w:lastRow="0" w:firstColumn="1" w:lastColumn="0" w:noHBand="0" w:noVBand="1"/>
      </w:tblPr>
      <w:tblGrid>
        <w:gridCol w:w="2216"/>
        <w:gridCol w:w="1829"/>
        <w:gridCol w:w="912"/>
        <w:gridCol w:w="992"/>
        <w:gridCol w:w="3118"/>
      </w:tblGrid>
      <w:tr w:rsidR="006A1AA6" w14:paraId="1FA54C31" w14:textId="77777777" w:rsidTr="00C23AC1">
        <w:tc>
          <w:tcPr>
            <w:tcW w:w="2216" w:type="dxa"/>
          </w:tcPr>
          <w:p w14:paraId="276C8173" w14:textId="77777777" w:rsidR="006A1AA6" w:rsidRDefault="000A249A">
            <w:pPr>
              <w:pStyle w:val="Corpsdetexte"/>
              <w:rPr>
                <w:rFonts w:ascii="Arial" w:hAnsi="Arial" w:cs="Arial"/>
              </w:rPr>
            </w:pPr>
            <w:r>
              <w:rPr>
                <w:rFonts w:ascii="Arial" w:hAnsi="Arial" w:cs="Arial"/>
              </w:rPr>
              <w:t xml:space="preserve">Code </w:t>
            </w:r>
            <w:r>
              <w:rPr>
                <w:rFonts w:ascii="Arial" w:hAnsi="Arial" w:cs="Arial"/>
                <w:b/>
                <w:bCs/>
              </w:rPr>
              <w:t>mnémonique</w:t>
            </w:r>
          </w:p>
        </w:tc>
        <w:tc>
          <w:tcPr>
            <w:tcW w:w="1829" w:type="dxa"/>
          </w:tcPr>
          <w:p w14:paraId="08AEE176" w14:textId="77777777" w:rsidR="006A1AA6" w:rsidRDefault="000A249A">
            <w:pPr>
              <w:pStyle w:val="Corpsdetexte"/>
              <w:rPr>
                <w:rFonts w:ascii="Arial" w:hAnsi="Arial" w:cs="Arial"/>
              </w:rPr>
            </w:pPr>
            <w:r>
              <w:rPr>
                <w:rFonts w:ascii="Arial" w:hAnsi="Arial" w:cs="Arial"/>
              </w:rPr>
              <w:t>Désignation</w:t>
            </w:r>
          </w:p>
        </w:tc>
        <w:tc>
          <w:tcPr>
            <w:tcW w:w="912" w:type="dxa"/>
          </w:tcPr>
          <w:p w14:paraId="380C26B0" w14:textId="77777777" w:rsidR="006A1AA6" w:rsidRDefault="000A249A">
            <w:pPr>
              <w:pStyle w:val="Corpsdetexte"/>
              <w:rPr>
                <w:rFonts w:ascii="Arial" w:hAnsi="Arial" w:cs="Arial"/>
              </w:rPr>
            </w:pPr>
            <w:r>
              <w:rPr>
                <w:rFonts w:ascii="Arial" w:hAnsi="Arial" w:cs="Arial"/>
              </w:rPr>
              <w:t xml:space="preserve">Type </w:t>
            </w:r>
          </w:p>
        </w:tc>
        <w:tc>
          <w:tcPr>
            <w:tcW w:w="992" w:type="dxa"/>
          </w:tcPr>
          <w:p w14:paraId="4534F7F7" w14:textId="77777777" w:rsidR="006A1AA6" w:rsidRDefault="000A249A">
            <w:pPr>
              <w:pStyle w:val="Corpsdetexte"/>
              <w:rPr>
                <w:rFonts w:ascii="Arial" w:hAnsi="Arial" w:cs="Arial"/>
              </w:rPr>
            </w:pPr>
            <w:r>
              <w:rPr>
                <w:rFonts w:ascii="Arial" w:hAnsi="Arial" w:cs="Arial"/>
              </w:rPr>
              <w:t>Taille</w:t>
            </w:r>
          </w:p>
        </w:tc>
        <w:tc>
          <w:tcPr>
            <w:tcW w:w="3118" w:type="dxa"/>
          </w:tcPr>
          <w:p w14:paraId="1C19AA41" w14:textId="77777777" w:rsidR="006A1AA6" w:rsidRDefault="000A249A">
            <w:pPr>
              <w:pStyle w:val="Corpsdetexte"/>
              <w:rPr>
                <w:rFonts w:ascii="Arial" w:hAnsi="Arial" w:cs="Arial"/>
              </w:rPr>
            </w:pPr>
            <w:r>
              <w:rPr>
                <w:rFonts w:ascii="Arial" w:hAnsi="Arial" w:cs="Arial"/>
              </w:rPr>
              <w:t>Remarque</w:t>
            </w:r>
          </w:p>
        </w:tc>
      </w:tr>
      <w:tr w:rsidR="006A1AA6" w14:paraId="6B92293C" w14:textId="77777777" w:rsidTr="00C23AC1">
        <w:tc>
          <w:tcPr>
            <w:tcW w:w="2216" w:type="dxa"/>
          </w:tcPr>
          <w:p w14:paraId="2368BFB5" w14:textId="77777777" w:rsidR="006A1AA6" w:rsidRDefault="000A249A">
            <w:pPr>
              <w:pStyle w:val="Corpsdetexte"/>
              <w:rPr>
                <w:rFonts w:ascii="Arial" w:hAnsi="Arial" w:cs="Arial"/>
              </w:rPr>
            </w:pPr>
            <w:r>
              <w:rPr>
                <w:rFonts w:ascii="Arial" w:hAnsi="Arial" w:cs="Arial"/>
              </w:rPr>
              <w:t>Id_site</w:t>
            </w:r>
          </w:p>
        </w:tc>
        <w:tc>
          <w:tcPr>
            <w:tcW w:w="1829" w:type="dxa"/>
          </w:tcPr>
          <w:p w14:paraId="048F364F" w14:textId="77777777" w:rsidR="006A1AA6" w:rsidRDefault="000A249A">
            <w:pPr>
              <w:pStyle w:val="Corpsdetexte"/>
              <w:rPr>
                <w:rFonts w:ascii="Arial" w:hAnsi="Arial" w:cs="Arial"/>
              </w:rPr>
            </w:pPr>
            <w:r>
              <w:rPr>
                <w:rFonts w:ascii="Arial" w:hAnsi="Arial" w:cs="Arial"/>
              </w:rPr>
              <w:t>Identifiant du site</w:t>
            </w:r>
          </w:p>
        </w:tc>
        <w:tc>
          <w:tcPr>
            <w:tcW w:w="912" w:type="dxa"/>
          </w:tcPr>
          <w:p w14:paraId="052326FB" w14:textId="77777777" w:rsidR="006A1AA6" w:rsidRDefault="000A249A">
            <w:pPr>
              <w:pStyle w:val="Corpsdetexte"/>
              <w:rPr>
                <w:rFonts w:ascii="Arial" w:hAnsi="Arial" w:cs="Arial"/>
              </w:rPr>
            </w:pPr>
            <w:r>
              <w:rPr>
                <w:rFonts w:ascii="Arial" w:hAnsi="Arial" w:cs="Arial"/>
              </w:rPr>
              <w:t>N</w:t>
            </w:r>
          </w:p>
        </w:tc>
        <w:tc>
          <w:tcPr>
            <w:tcW w:w="992" w:type="dxa"/>
          </w:tcPr>
          <w:p w14:paraId="309B1A17" w14:textId="77777777" w:rsidR="006A1AA6" w:rsidRDefault="000A249A">
            <w:pPr>
              <w:pStyle w:val="Corpsdetexte"/>
              <w:rPr>
                <w:rFonts w:ascii="Arial" w:hAnsi="Arial" w:cs="Arial"/>
              </w:rPr>
            </w:pPr>
            <w:r>
              <w:rPr>
                <w:rFonts w:ascii="Arial" w:hAnsi="Arial" w:cs="Arial"/>
              </w:rPr>
              <w:t>10</w:t>
            </w:r>
          </w:p>
        </w:tc>
        <w:tc>
          <w:tcPr>
            <w:tcW w:w="3118" w:type="dxa"/>
          </w:tcPr>
          <w:p w14:paraId="4944B2F4" w14:textId="77777777" w:rsidR="006A1AA6" w:rsidRDefault="006A1AA6">
            <w:pPr>
              <w:pStyle w:val="Corpsdetexte"/>
              <w:rPr>
                <w:rFonts w:ascii="Arial" w:hAnsi="Arial" w:cs="Arial"/>
              </w:rPr>
            </w:pPr>
          </w:p>
        </w:tc>
      </w:tr>
      <w:tr w:rsidR="006A1AA6" w14:paraId="39B6BA69" w14:textId="77777777" w:rsidTr="00C23AC1">
        <w:tc>
          <w:tcPr>
            <w:tcW w:w="2216" w:type="dxa"/>
          </w:tcPr>
          <w:p w14:paraId="6144C088" w14:textId="77777777" w:rsidR="006A1AA6" w:rsidRDefault="000A249A">
            <w:pPr>
              <w:pStyle w:val="Corpsdetexte"/>
              <w:rPr>
                <w:rFonts w:ascii="Arial" w:hAnsi="Arial" w:cs="Arial"/>
              </w:rPr>
            </w:pPr>
            <w:r>
              <w:rPr>
                <w:rFonts w:ascii="Arial" w:hAnsi="Arial" w:cs="Arial"/>
              </w:rPr>
              <w:t>Nom_site</w:t>
            </w:r>
          </w:p>
        </w:tc>
        <w:tc>
          <w:tcPr>
            <w:tcW w:w="1829" w:type="dxa"/>
          </w:tcPr>
          <w:p w14:paraId="259B043D" w14:textId="77777777" w:rsidR="006A1AA6" w:rsidRDefault="000A249A">
            <w:pPr>
              <w:pStyle w:val="Corpsdetexte"/>
              <w:rPr>
                <w:rFonts w:ascii="Arial" w:hAnsi="Arial" w:cs="Arial"/>
              </w:rPr>
            </w:pPr>
            <w:r>
              <w:rPr>
                <w:rFonts w:ascii="Arial" w:hAnsi="Arial" w:cs="Arial"/>
              </w:rPr>
              <w:t>Nom du site</w:t>
            </w:r>
          </w:p>
        </w:tc>
        <w:tc>
          <w:tcPr>
            <w:tcW w:w="912" w:type="dxa"/>
          </w:tcPr>
          <w:p w14:paraId="46FE620A" w14:textId="77777777" w:rsidR="006A1AA6" w:rsidRDefault="000A249A">
            <w:pPr>
              <w:pStyle w:val="Corpsdetexte"/>
              <w:rPr>
                <w:rFonts w:ascii="Arial" w:hAnsi="Arial" w:cs="Arial"/>
              </w:rPr>
            </w:pPr>
            <w:r>
              <w:rPr>
                <w:rFonts w:ascii="Arial" w:hAnsi="Arial" w:cs="Arial"/>
              </w:rPr>
              <w:t>A</w:t>
            </w:r>
          </w:p>
        </w:tc>
        <w:tc>
          <w:tcPr>
            <w:tcW w:w="992" w:type="dxa"/>
          </w:tcPr>
          <w:p w14:paraId="2803F738" w14:textId="77777777" w:rsidR="006A1AA6" w:rsidRDefault="000A249A">
            <w:pPr>
              <w:pStyle w:val="Corpsdetexte"/>
              <w:rPr>
                <w:rFonts w:ascii="Arial" w:hAnsi="Arial" w:cs="Arial"/>
              </w:rPr>
            </w:pPr>
            <w:r>
              <w:rPr>
                <w:rFonts w:ascii="Arial" w:hAnsi="Arial" w:cs="Arial"/>
              </w:rPr>
              <w:t>30</w:t>
            </w:r>
          </w:p>
        </w:tc>
        <w:tc>
          <w:tcPr>
            <w:tcW w:w="3118" w:type="dxa"/>
          </w:tcPr>
          <w:p w14:paraId="3B2FF42A" w14:textId="77777777" w:rsidR="006A1AA6" w:rsidRDefault="006A1AA6">
            <w:pPr>
              <w:pStyle w:val="Corpsdetexte"/>
              <w:rPr>
                <w:rFonts w:ascii="Arial" w:hAnsi="Arial" w:cs="Arial"/>
              </w:rPr>
            </w:pPr>
          </w:p>
        </w:tc>
      </w:tr>
      <w:tr w:rsidR="006A1AA6" w14:paraId="7C2ADD69" w14:textId="77777777" w:rsidTr="00C23AC1">
        <w:tc>
          <w:tcPr>
            <w:tcW w:w="2216" w:type="dxa"/>
          </w:tcPr>
          <w:p w14:paraId="321A2F1A" w14:textId="77777777" w:rsidR="006A1AA6" w:rsidRDefault="000A249A">
            <w:pPr>
              <w:pStyle w:val="Corpsdetexte"/>
              <w:rPr>
                <w:rFonts w:ascii="Arial" w:hAnsi="Arial" w:cs="Arial"/>
              </w:rPr>
            </w:pPr>
            <w:r>
              <w:rPr>
                <w:rFonts w:ascii="Arial" w:hAnsi="Arial" w:cs="Arial"/>
              </w:rPr>
              <w:t>ecoregion</w:t>
            </w:r>
          </w:p>
        </w:tc>
        <w:tc>
          <w:tcPr>
            <w:tcW w:w="1829" w:type="dxa"/>
          </w:tcPr>
          <w:p w14:paraId="318DD3EF" w14:textId="77777777" w:rsidR="006A1AA6" w:rsidRDefault="000A249A">
            <w:pPr>
              <w:pStyle w:val="Corpsdetexte"/>
              <w:rPr>
                <w:rFonts w:ascii="Arial" w:hAnsi="Arial" w:cs="Arial"/>
              </w:rPr>
            </w:pPr>
            <w:r>
              <w:rPr>
                <w:rFonts w:ascii="Arial" w:hAnsi="Arial" w:cs="Arial"/>
              </w:rPr>
              <w:t>Nom de la région biogéographique du site</w:t>
            </w:r>
          </w:p>
        </w:tc>
        <w:tc>
          <w:tcPr>
            <w:tcW w:w="912" w:type="dxa"/>
          </w:tcPr>
          <w:p w14:paraId="29084959" w14:textId="77777777" w:rsidR="006A1AA6" w:rsidRDefault="000A249A">
            <w:pPr>
              <w:pStyle w:val="Corpsdetexte"/>
              <w:rPr>
                <w:rFonts w:ascii="Arial" w:hAnsi="Arial" w:cs="Arial"/>
              </w:rPr>
            </w:pPr>
            <w:r>
              <w:rPr>
                <w:rFonts w:ascii="Arial" w:hAnsi="Arial" w:cs="Arial"/>
              </w:rPr>
              <w:t>A</w:t>
            </w:r>
          </w:p>
        </w:tc>
        <w:tc>
          <w:tcPr>
            <w:tcW w:w="992" w:type="dxa"/>
          </w:tcPr>
          <w:p w14:paraId="3DF2A6C9" w14:textId="77777777" w:rsidR="006A1AA6" w:rsidRDefault="000A249A">
            <w:pPr>
              <w:pStyle w:val="Corpsdetexte"/>
              <w:rPr>
                <w:rFonts w:ascii="Arial" w:hAnsi="Arial" w:cs="Arial"/>
              </w:rPr>
            </w:pPr>
            <w:r>
              <w:rPr>
                <w:rFonts w:ascii="Arial" w:hAnsi="Arial" w:cs="Arial"/>
              </w:rPr>
              <w:t>30</w:t>
            </w:r>
          </w:p>
        </w:tc>
        <w:tc>
          <w:tcPr>
            <w:tcW w:w="3118" w:type="dxa"/>
          </w:tcPr>
          <w:p w14:paraId="20F5437D" w14:textId="77777777" w:rsidR="006A1AA6" w:rsidRDefault="006A1AA6">
            <w:pPr>
              <w:pStyle w:val="Corpsdetexte"/>
              <w:rPr>
                <w:rFonts w:ascii="Arial" w:hAnsi="Arial" w:cs="Arial"/>
              </w:rPr>
            </w:pPr>
          </w:p>
        </w:tc>
      </w:tr>
      <w:tr w:rsidR="006A1AA6" w14:paraId="372E5BC9" w14:textId="77777777" w:rsidTr="00C23AC1">
        <w:tc>
          <w:tcPr>
            <w:tcW w:w="2216" w:type="dxa"/>
          </w:tcPr>
          <w:p w14:paraId="137CFE88" w14:textId="77777777" w:rsidR="006A1AA6" w:rsidRDefault="000A249A">
            <w:pPr>
              <w:pStyle w:val="Corpsdetexte"/>
              <w:rPr>
                <w:rFonts w:ascii="Arial" w:hAnsi="Arial" w:cs="Arial"/>
              </w:rPr>
            </w:pPr>
            <w:r>
              <w:rPr>
                <w:rFonts w:ascii="Arial" w:hAnsi="Arial" w:cs="Arial"/>
              </w:rPr>
              <w:t>Emprise_spatial_site</w:t>
            </w:r>
          </w:p>
        </w:tc>
        <w:tc>
          <w:tcPr>
            <w:tcW w:w="1829" w:type="dxa"/>
          </w:tcPr>
          <w:p w14:paraId="3D3D64C6" w14:textId="77777777" w:rsidR="006A1AA6" w:rsidRDefault="000A249A">
            <w:pPr>
              <w:pStyle w:val="Corpsdetexte"/>
              <w:rPr>
                <w:rFonts w:ascii="Arial" w:hAnsi="Arial" w:cs="Arial"/>
              </w:rPr>
            </w:pPr>
            <w:r>
              <w:rPr>
                <w:rFonts w:ascii="Arial" w:hAnsi="Arial" w:cs="Arial"/>
              </w:rPr>
              <w:t>Surface du site</w:t>
            </w:r>
          </w:p>
        </w:tc>
        <w:tc>
          <w:tcPr>
            <w:tcW w:w="912" w:type="dxa"/>
          </w:tcPr>
          <w:p w14:paraId="774FD0B3" w14:textId="77777777" w:rsidR="006A1AA6" w:rsidRDefault="000A249A">
            <w:pPr>
              <w:pStyle w:val="Corpsdetexte"/>
              <w:rPr>
                <w:rFonts w:ascii="Arial" w:hAnsi="Arial" w:cs="Arial"/>
              </w:rPr>
            </w:pPr>
            <w:r>
              <w:rPr>
                <w:rFonts w:ascii="Arial" w:hAnsi="Arial" w:cs="Arial"/>
              </w:rPr>
              <w:t>Géom</w:t>
            </w:r>
          </w:p>
        </w:tc>
        <w:tc>
          <w:tcPr>
            <w:tcW w:w="992" w:type="dxa"/>
          </w:tcPr>
          <w:p w14:paraId="4C065BE3" w14:textId="77777777" w:rsidR="006A1AA6" w:rsidRDefault="006A1AA6">
            <w:pPr>
              <w:pStyle w:val="Corpsdetexte"/>
              <w:rPr>
                <w:rFonts w:ascii="Arial" w:hAnsi="Arial" w:cs="Arial"/>
              </w:rPr>
            </w:pPr>
          </w:p>
        </w:tc>
        <w:tc>
          <w:tcPr>
            <w:tcW w:w="3118" w:type="dxa"/>
          </w:tcPr>
          <w:p w14:paraId="2AFFECDB" w14:textId="77777777" w:rsidR="006A1AA6" w:rsidRDefault="000A249A">
            <w:pPr>
              <w:pStyle w:val="Corpsdetexte"/>
              <w:rPr>
                <w:rFonts w:ascii="Arial" w:hAnsi="Arial" w:cs="Arial"/>
              </w:rPr>
            </w:pPr>
            <w:r>
              <w:rPr>
                <w:rFonts w:ascii="Arial" w:hAnsi="Arial" w:cs="Arial"/>
              </w:rPr>
              <w:t>Facultatif</w:t>
            </w:r>
          </w:p>
        </w:tc>
      </w:tr>
      <w:tr w:rsidR="006A1AA6" w14:paraId="3DCBA944" w14:textId="77777777" w:rsidTr="00C23AC1">
        <w:tc>
          <w:tcPr>
            <w:tcW w:w="2216" w:type="dxa"/>
          </w:tcPr>
          <w:p w14:paraId="0883F9C7" w14:textId="77777777" w:rsidR="006A1AA6" w:rsidRDefault="000A249A">
            <w:pPr>
              <w:pStyle w:val="Corpsdetexte"/>
              <w:rPr>
                <w:rFonts w:ascii="Arial" w:hAnsi="Arial" w:cs="Arial"/>
              </w:rPr>
            </w:pPr>
            <w:r>
              <w:rPr>
                <w:rFonts w:ascii="Arial" w:hAnsi="Arial" w:cs="Arial"/>
              </w:rPr>
              <w:t>Id_specie</w:t>
            </w:r>
          </w:p>
        </w:tc>
        <w:tc>
          <w:tcPr>
            <w:tcW w:w="1829" w:type="dxa"/>
          </w:tcPr>
          <w:p w14:paraId="4A11ECE8" w14:textId="77777777" w:rsidR="006A1AA6" w:rsidRDefault="000A249A">
            <w:pPr>
              <w:pStyle w:val="Corpsdetexte"/>
              <w:rPr>
                <w:rFonts w:ascii="Arial" w:hAnsi="Arial" w:cs="Arial"/>
              </w:rPr>
            </w:pPr>
            <w:r>
              <w:rPr>
                <w:rFonts w:ascii="Arial" w:hAnsi="Arial" w:cs="Arial"/>
              </w:rPr>
              <w:t>Identifiant de l’espèce</w:t>
            </w:r>
          </w:p>
        </w:tc>
        <w:tc>
          <w:tcPr>
            <w:tcW w:w="912" w:type="dxa"/>
          </w:tcPr>
          <w:p w14:paraId="2CBA612A" w14:textId="77777777" w:rsidR="006A1AA6" w:rsidRDefault="000A249A">
            <w:pPr>
              <w:pStyle w:val="Corpsdetexte"/>
              <w:rPr>
                <w:rFonts w:ascii="Arial" w:hAnsi="Arial" w:cs="Arial"/>
              </w:rPr>
            </w:pPr>
            <w:r>
              <w:rPr>
                <w:rFonts w:ascii="Arial" w:hAnsi="Arial" w:cs="Arial"/>
              </w:rPr>
              <w:t>N</w:t>
            </w:r>
          </w:p>
        </w:tc>
        <w:tc>
          <w:tcPr>
            <w:tcW w:w="992" w:type="dxa"/>
          </w:tcPr>
          <w:p w14:paraId="052E5CC8" w14:textId="77777777" w:rsidR="006A1AA6" w:rsidRDefault="000A249A">
            <w:pPr>
              <w:pStyle w:val="Corpsdetexte"/>
              <w:rPr>
                <w:rFonts w:ascii="Arial" w:hAnsi="Arial" w:cs="Arial"/>
              </w:rPr>
            </w:pPr>
            <w:r>
              <w:rPr>
                <w:rFonts w:ascii="Arial" w:hAnsi="Arial" w:cs="Arial"/>
              </w:rPr>
              <w:t>10</w:t>
            </w:r>
          </w:p>
        </w:tc>
        <w:tc>
          <w:tcPr>
            <w:tcW w:w="3118" w:type="dxa"/>
          </w:tcPr>
          <w:p w14:paraId="5EAA13EF" w14:textId="77777777" w:rsidR="006A1AA6" w:rsidRDefault="006A1AA6">
            <w:pPr>
              <w:pStyle w:val="Corpsdetexte"/>
              <w:rPr>
                <w:rFonts w:ascii="Arial" w:hAnsi="Arial" w:cs="Arial"/>
              </w:rPr>
            </w:pPr>
          </w:p>
        </w:tc>
      </w:tr>
      <w:tr w:rsidR="006A1AA6" w14:paraId="32E8D281" w14:textId="77777777" w:rsidTr="00C23AC1">
        <w:tc>
          <w:tcPr>
            <w:tcW w:w="2216" w:type="dxa"/>
          </w:tcPr>
          <w:p w14:paraId="49296FB1" w14:textId="77777777" w:rsidR="006A1AA6" w:rsidRDefault="000A249A">
            <w:pPr>
              <w:pStyle w:val="Corpsdetexte"/>
              <w:rPr>
                <w:rFonts w:ascii="Arial" w:hAnsi="Arial" w:cs="Arial"/>
              </w:rPr>
            </w:pPr>
            <w:r>
              <w:rPr>
                <w:rFonts w:ascii="Arial" w:hAnsi="Arial" w:cs="Arial"/>
              </w:rPr>
              <w:t>Nom_specie</w:t>
            </w:r>
          </w:p>
        </w:tc>
        <w:tc>
          <w:tcPr>
            <w:tcW w:w="1829" w:type="dxa"/>
          </w:tcPr>
          <w:p w14:paraId="55AEB8E9" w14:textId="77777777" w:rsidR="006A1AA6" w:rsidRDefault="000A249A">
            <w:pPr>
              <w:pStyle w:val="Corpsdetexte"/>
              <w:rPr>
                <w:rFonts w:ascii="Arial" w:hAnsi="Arial" w:cs="Arial"/>
              </w:rPr>
            </w:pPr>
            <w:r>
              <w:rPr>
                <w:rFonts w:ascii="Arial" w:hAnsi="Arial" w:cs="Arial"/>
              </w:rPr>
              <w:t>Nom de l’espèce</w:t>
            </w:r>
          </w:p>
        </w:tc>
        <w:tc>
          <w:tcPr>
            <w:tcW w:w="912" w:type="dxa"/>
          </w:tcPr>
          <w:p w14:paraId="2AF893CB" w14:textId="77777777" w:rsidR="006A1AA6" w:rsidRDefault="000A249A">
            <w:pPr>
              <w:pStyle w:val="Corpsdetexte"/>
              <w:rPr>
                <w:rFonts w:ascii="Arial" w:hAnsi="Arial" w:cs="Arial"/>
              </w:rPr>
            </w:pPr>
            <w:r>
              <w:rPr>
                <w:rFonts w:ascii="Arial" w:hAnsi="Arial" w:cs="Arial"/>
              </w:rPr>
              <w:t>A</w:t>
            </w:r>
          </w:p>
        </w:tc>
        <w:tc>
          <w:tcPr>
            <w:tcW w:w="992" w:type="dxa"/>
          </w:tcPr>
          <w:p w14:paraId="1D4AA1B9" w14:textId="77777777" w:rsidR="006A1AA6" w:rsidRDefault="000A249A">
            <w:pPr>
              <w:pStyle w:val="Corpsdetexte"/>
              <w:rPr>
                <w:rFonts w:ascii="Arial" w:hAnsi="Arial" w:cs="Arial"/>
              </w:rPr>
            </w:pPr>
            <w:r>
              <w:rPr>
                <w:rFonts w:ascii="Arial" w:hAnsi="Arial" w:cs="Arial"/>
              </w:rPr>
              <w:t>30</w:t>
            </w:r>
          </w:p>
        </w:tc>
        <w:tc>
          <w:tcPr>
            <w:tcW w:w="3118" w:type="dxa"/>
          </w:tcPr>
          <w:p w14:paraId="532AFAEA" w14:textId="77777777" w:rsidR="006A1AA6" w:rsidRDefault="000A249A">
            <w:pPr>
              <w:pStyle w:val="Corpsdetexte"/>
              <w:rPr>
                <w:rFonts w:ascii="Arial" w:hAnsi="Arial" w:cs="Arial"/>
              </w:rPr>
            </w:pPr>
            <w:r>
              <w:rPr>
                <w:rFonts w:ascii="Arial" w:hAnsi="Arial" w:cs="Arial"/>
              </w:rPr>
              <w:t xml:space="preserve">Ce nom doit être identique à ceux qui se trouve dans le jeu de donnée d’apprentissage sinon R ne pourra pas faire de prédiction </w:t>
            </w:r>
          </w:p>
        </w:tc>
      </w:tr>
      <w:tr w:rsidR="006A1AA6" w14:paraId="3927B613" w14:textId="77777777" w:rsidTr="00C23AC1">
        <w:tc>
          <w:tcPr>
            <w:tcW w:w="2216" w:type="dxa"/>
          </w:tcPr>
          <w:p w14:paraId="28E05D21" w14:textId="77777777" w:rsidR="006A1AA6" w:rsidRDefault="000A249A">
            <w:pPr>
              <w:pStyle w:val="Corpsdetexte"/>
              <w:rPr>
                <w:rFonts w:ascii="Arial" w:hAnsi="Arial" w:cs="Arial"/>
              </w:rPr>
            </w:pPr>
            <w:r>
              <w:rPr>
                <w:rFonts w:ascii="Arial" w:hAnsi="Arial" w:cs="Arial"/>
              </w:rPr>
              <w:t>Id_eolienne</w:t>
            </w:r>
          </w:p>
        </w:tc>
        <w:tc>
          <w:tcPr>
            <w:tcW w:w="1829" w:type="dxa"/>
          </w:tcPr>
          <w:p w14:paraId="426192A8" w14:textId="77777777" w:rsidR="006A1AA6" w:rsidRDefault="000A249A">
            <w:pPr>
              <w:pStyle w:val="Corpsdetexte"/>
              <w:rPr>
                <w:rFonts w:ascii="Arial" w:hAnsi="Arial" w:cs="Arial"/>
              </w:rPr>
            </w:pPr>
            <w:r>
              <w:rPr>
                <w:rFonts w:ascii="Arial" w:hAnsi="Arial" w:cs="Arial"/>
              </w:rPr>
              <w:t>Identifiant de l’éolienne</w:t>
            </w:r>
          </w:p>
        </w:tc>
        <w:tc>
          <w:tcPr>
            <w:tcW w:w="912" w:type="dxa"/>
          </w:tcPr>
          <w:p w14:paraId="3443FE70" w14:textId="77777777" w:rsidR="006A1AA6" w:rsidRDefault="000A249A">
            <w:pPr>
              <w:pStyle w:val="Corpsdetexte"/>
              <w:rPr>
                <w:rFonts w:ascii="Arial" w:hAnsi="Arial" w:cs="Arial"/>
              </w:rPr>
            </w:pPr>
            <w:r>
              <w:rPr>
                <w:rFonts w:ascii="Arial" w:hAnsi="Arial" w:cs="Arial"/>
              </w:rPr>
              <w:t>A</w:t>
            </w:r>
          </w:p>
        </w:tc>
        <w:tc>
          <w:tcPr>
            <w:tcW w:w="992" w:type="dxa"/>
          </w:tcPr>
          <w:p w14:paraId="2F84EC80" w14:textId="77777777" w:rsidR="006A1AA6" w:rsidRDefault="000A249A">
            <w:pPr>
              <w:pStyle w:val="Corpsdetexte"/>
              <w:rPr>
                <w:rFonts w:ascii="Arial" w:hAnsi="Arial" w:cs="Arial"/>
              </w:rPr>
            </w:pPr>
            <w:r>
              <w:rPr>
                <w:rFonts w:ascii="Arial" w:hAnsi="Arial" w:cs="Arial"/>
              </w:rPr>
              <w:t>10</w:t>
            </w:r>
          </w:p>
        </w:tc>
        <w:tc>
          <w:tcPr>
            <w:tcW w:w="3118" w:type="dxa"/>
          </w:tcPr>
          <w:p w14:paraId="1971ADDD" w14:textId="77777777" w:rsidR="006A1AA6" w:rsidRDefault="006A1AA6">
            <w:pPr>
              <w:pStyle w:val="Corpsdetexte"/>
              <w:rPr>
                <w:rFonts w:ascii="Arial" w:hAnsi="Arial" w:cs="Arial"/>
              </w:rPr>
            </w:pPr>
          </w:p>
        </w:tc>
      </w:tr>
      <w:tr w:rsidR="006A1AA6" w14:paraId="2FFD7C9D" w14:textId="77777777" w:rsidTr="00C23AC1">
        <w:tc>
          <w:tcPr>
            <w:tcW w:w="2216" w:type="dxa"/>
          </w:tcPr>
          <w:p w14:paraId="4380D8FC" w14:textId="77777777" w:rsidR="006A1AA6" w:rsidRDefault="000A249A">
            <w:pPr>
              <w:pStyle w:val="Corpsdetexte"/>
              <w:rPr>
                <w:rFonts w:ascii="Arial" w:hAnsi="Arial" w:cs="Arial"/>
              </w:rPr>
            </w:pPr>
            <w:r>
              <w:rPr>
                <w:rFonts w:ascii="Arial" w:hAnsi="Arial" w:cs="Arial"/>
              </w:rPr>
              <w:t>modele</w:t>
            </w:r>
          </w:p>
        </w:tc>
        <w:tc>
          <w:tcPr>
            <w:tcW w:w="1829" w:type="dxa"/>
          </w:tcPr>
          <w:p w14:paraId="41110C78" w14:textId="77777777" w:rsidR="006A1AA6" w:rsidRDefault="000A249A">
            <w:pPr>
              <w:pStyle w:val="Corpsdetexte"/>
              <w:rPr>
                <w:rFonts w:ascii="Arial" w:hAnsi="Arial" w:cs="Arial"/>
              </w:rPr>
            </w:pPr>
            <w:r>
              <w:rPr>
                <w:rFonts w:ascii="Arial" w:hAnsi="Arial" w:cs="Arial"/>
              </w:rPr>
              <w:t xml:space="preserve">Modele de l’éolienne. Exemple : </w:t>
            </w:r>
            <w:r>
              <w:rPr>
                <w:rFonts w:ascii="Arial" w:eastAsia="Times New Roman" w:hAnsi="Arial" w:cs="Arial"/>
                <w:sz w:val="21"/>
                <w:szCs w:val="21"/>
              </w:rPr>
              <w:t>Vestas V47-660</w:t>
            </w:r>
          </w:p>
        </w:tc>
        <w:tc>
          <w:tcPr>
            <w:tcW w:w="912" w:type="dxa"/>
          </w:tcPr>
          <w:p w14:paraId="46183807" w14:textId="77777777" w:rsidR="006A1AA6" w:rsidRDefault="000A249A">
            <w:pPr>
              <w:pStyle w:val="Corpsdetexte"/>
              <w:rPr>
                <w:rFonts w:ascii="Arial" w:hAnsi="Arial" w:cs="Arial"/>
              </w:rPr>
            </w:pPr>
            <w:r>
              <w:rPr>
                <w:rFonts w:ascii="Arial" w:hAnsi="Arial" w:cs="Arial"/>
              </w:rPr>
              <w:t>A</w:t>
            </w:r>
          </w:p>
        </w:tc>
        <w:tc>
          <w:tcPr>
            <w:tcW w:w="992" w:type="dxa"/>
          </w:tcPr>
          <w:p w14:paraId="2A2A359E" w14:textId="77777777" w:rsidR="006A1AA6" w:rsidRDefault="000A249A">
            <w:pPr>
              <w:pStyle w:val="Corpsdetexte"/>
              <w:rPr>
                <w:rFonts w:ascii="Arial" w:hAnsi="Arial" w:cs="Arial"/>
              </w:rPr>
            </w:pPr>
            <w:r>
              <w:rPr>
                <w:rFonts w:ascii="Arial" w:hAnsi="Arial" w:cs="Arial"/>
              </w:rPr>
              <w:t>30</w:t>
            </w:r>
          </w:p>
        </w:tc>
        <w:tc>
          <w:tcPr>
            <w:tcW w:w="3118" w:type="dxa"/>
          </w:tcPr>
          <w:p w14:paraId="3057B668" w14:textId="77777777" w:rsidR="006A1AA6" w:rsidRDefault="006A1AA6">
            <w:pPr>
              <w:pStyle w:val="Corpsdetexte"/>
              <w:rPr>
                <w:rFonts w:ascii="Arial" w:hAnsi="Arial" w:cs="Arial"/>
              </w:rPr>
            </w:pPr>
          </w:p>
        </w:tc>
      </w:tr>
      <w:tr w:rsidR="006A1AA6" w14:paraId="400A870E" w14:textId="77777777" w:rsidTr="00C23AC1">
        <w:tc>
          <w:tcPr>
            <w:tcW w:w="2216" w:type="dxa"/>
          </w:tcPr>
          <w:p w14:paraId="2AA25BCB" w14:textId="77777777" w:rsidR="006A1AA6" w:rsidRDefault="000A249A">
            <w:pPr>
              <w:pStyle w:val="Corpsdetexte"/>
              <w:rPr>
                <w:rFonts w:ascii="Arial" w:hAnsi="Arial" w:cs="Arial"/>
              </w:rPr>
            </w:pPr>
            <w:r>
              <w:rPr>
                <w:rFonts w:ascii="Arial" w:hAnsi="Arial" w:cs="Arial"/>
              </w:rPr>
              <w:t>Pr</w:t>
            </w:r>
          </w:p>
        </w:tc>
        <w:tc>
          <w:tcPr>
            <w:tcW w:w="1829" w:type="dxa"/>
          </w:tcPr>
          <w:p w14:paraId="31A83C89" w14:textId="77777777" w:rsidR="006A1AA6" w:rsidRDefault="000A249A">
            <w:pPr>
              <w:pStyle w:val="Corpsdetexte"/>
              <w:jc w:val="left"/>
              <w:rPr>
                <w:rFonts w:ascii="Arial" w:hAnsi="Arial" w:cs="Arial"/>
              </w:rPr>
            </w:pPr>
            <w:r>
              <w:rPr>
                <w:rFonts w:ascii="Arial" w:hAnsi="Arial" w:cs="Arial"/>
              </w:rPr>
              <w:t>La puissance nominale (power rated) de l’éolienne</w:t>
            </w:r>
            <w:r>
              <w:rPr>
                <w:rFonts w:ascii="Arial" w:hAnsi="Arial" w:cs="Arial"/>
                <w:b/>
                <w:bCs/>
              </w:rPr>
              <w:t xml:space="preserve"> en KW</w:t>
            </w:r>
          </w:p>
        </w:tc>
        <w:tc>
          <w:tcPr>
            <w:tcW w:w="912" w:type="dxa"/>
          </w:tcPr>
          <w:p w14:paraId="1E2719AE" w14:textId="77777777" w:rsidR="006A1AA6" w:rsidRDefault="000A249A">
            <w:pPr>
              <w:pStyle w:val="Corpsdetexte"/>
              <w:rPr>
                <w:rFonts w:ascii="Arial" w:hAnsi="Arial" w:cs="Arial"/>
              </w:rPr>
            </w:pPr>
            <w:r>
              <w:rPr>
                <w:rFonts w:ascii="Arial" w:hAnsi="Arial" w:cs="Arial"/>
              </w:rPr>
              <w:t>N</w:t>
            </w:r>
          </w:p>
        </w:tc>
        <w:tc>
          <w:tcPr>
            <w:tcW w:w="992" w:type="dxa"/>
          </w:tcPr>
          <w:p w14:paraId="5D10EDBE" w14:textId="77777777" w:rsidR="006A1AA6" w:rsidRDefault="000A249A">
            <w:pPr>
              <w:pStyle w:val="Corpsdetexte"/>
              <w:rPr>
                <w:rFonts w:ascii="Arial" w:hAnsi="Arial" w:cs="Arial"/>
              </w:rPr>
            </w:pPr>
            <w:r>
              <w:rPr>
                <w:rFonts w:ascii="Arial" w:hAnsi="Arial" w:cs="Arial"/>
              </w:rPr>
              <w:t>10</w:t>
            </w:r>
          </w:p>
        </w:tc>
        <w:tc>
          <w:tcPr>
            <w:tcW w:w="3118" w:type="dxa"/>
          </w:tcPr>
          <w:p w14:paraId="6D7D8170" w14:textId="77777777" w:rsidR="006A1AA6" w:rsidRDefault="000A249A">
            <w:pPr>
              <w:pStyle w:val="Corpsdetexte"/>
              <w:rPr>
                <w:rFonts w:ascii="Arial" w:hAnsi="Arial" w:cs="Arial"/>
              </w:rPr>
            </w:pPr>
            <w:r>
              <w:rPr>
                <w:rFonts w:ascii="Arial" w:hAnsi="Arial" w:cs="Arial"/>
              </w:rPr>
              <w:t>Information disponible sur ce site :</w:t>
            </w:r>
          </w:p>
          <w:p w14:paraId="02DBA9B7" w14:textId="77777777" w:rsidR="006A1AA6" w:rsidRDefault="000A249A">
            <w:pPr>
              <w:pStyle w:val="Corpsdetexte"/>
              <w:rPr>
                <w:rFonts w:ascii="Arial" w:hAnsi="Arial" w:cs="Arial"/>
              </w:rPr>
            </w:pPr>
            <w:r>
              <w:rPr>
                <w:rFonts w:ascii="Arial" w:hAnsi="Arial" w:cs="Arial"/>
              </w:rPr>
              <w:t>https://www.thewindpower.net/turbine_fr_33_vestas_v90-3000.php</w:t>
            </w:r>
          </w:p>
        </w:tc>
      </w:tr>
      <w:tr w:rsidR="006A1AA6" w14:paraId="1CFA26D5" w14:textId="77777777" w:rsidTr="00C23AC1">
        <w:tc>
          <w:tcPr>
            <w:tcW w:w="2216" w:type="dxa"/>
          </w:tcPr>
          <w:p w14:paraId="6EEBF90E" w14:textId="77777777" w:rsidR="006A1AA6" w:rsidRDefault="000A249A">
            <w:pPr>
              <w:pStyle w:val="Corpsdetexte"/>
              <w:rPr>
                <w:rFonts w:ascii="Arial" w:hAnsi="Arial" w:cs="Arial"/>
              </w:rPr>
            </w:pPr>
            <w:r>
              <w:rPr>
                <w:rFonts w:ascii="Arial" w:hAnsi="Arial" w:cs="Arial"/>
              </w:rPr>
              <w:t>V1</w:t>
            </w:r>
          </w:p>
        </w:tc>
        <w:tc>
          <w:tcPr>
            <w:tcW w:w="1829" w:type="dxa"/>
          </w:tcPr>
          <w:p w14:paraId="6DBE7E2D" w14:textId="77777777" w:rsidR="006A1AA6" w:rsidRDefault="000A249A">
            <w:pPr>
              <w:pStyle w:val="Corpsdetexte"/>
              <w:rPr>
                <w:rFonts w:ascii="Arial" w:hAnsi="Arial" w:cs="Arial"/>
              </w:rPr>
            </w:pPr>
            <w:r>
              <w:rPr>
                <w:rFonts w:ascii="Arial" w:hAnsi="Arial" w:cs="Arial"/>
              </w:rPr>
              <w:t>Vitesse de démarrage (</w:t>
            </w:r>
            <w:r>
              <w:rPr>
                <w:rFonts w:ascii="Arial" w:hAnsi="Arial" w:cs="Arial"/>
                <w:b/>
                <w:bCs/>
              </w:rPr>
              <w:t>m/s</w:t>
            </w:r>
            <w:r>
              <w:rPr>
                <w:rFonts w:ascii="Arial" w:hAnsi="Arial" w:cs="Arial"/>
              </w:rPr>
              <w:t>)</w:t>
            </w:r>
          </w:p>
        </w:tc>
        <w:tc>
          <w:tcPr>
            <w:tcW w:w="912" w:type="dxa"/>
          </w:tcPr>
          <w:p w14:paraId="3FFB7A5C" w14:textId="77777777" w:rsidR="006A1AA6" w:rsidRDefault="000A249A">
            <w:pPr>
              <w:pStyle w:val="Corpsdetexte"/>
              <w:rPr>
                <w:rFonts w:ascii="Arial" w:hAnsi="Arial" w:cs="Arial"/>
              </w:rPr>
            </w:pPr>
            <w:r>
              <w:rPr>
                <w:rFonts w:ascii="Arial" w:hAnsi="Arial" w:cs="Arial"/>
              </w:rPr>
              <w:t>N</w:t>
            </w:r>
          </w:p>
        </w:tc>
        <w:tc>
          <w:tcPr>
            <w:tcW w:w="992" w:type="dxa"/>
          </w:tcPr>
          <w:p w14:paraId="2D91F88F" w14:textId="77777777" w:rsidR="006A1AA6" w:rsidRDefault="000A249A">
            <w:pPr>
              <w:pStyle w:val="Corpsdetexte"/>
              <w:rPr>
                <w:rFonts w:ascii="Arial" w:hAnsi="Arial" w:cs="Arial"/>
              </w:rPr>
            </w:pPr>
            <w:r>
              <w:rPr>
                <w:rFonts w:ascii="Arial" w:hAnsi="Arial" w:cs="Arial"/>
              </w:rPr>
              <w:t>10</w:t>
            </w:r>
          </w:p>
        </w:tc>
        <w:tc>
          <w:tcPr>
            <w:tcW w:w="3118" w:type="dxa"/>
          </w:tcPr>
          <w:p w14:paraId="53F95752" w14:textId="77777777" w:rsidR="006A1AA6" w:rsidRDefault="000A249A">
            <w:pPr>
              <w:pStyle w:val="Corpsdetexte"/>
              <w:rPr>
                <w:rFonts w:ascii="Arial" w:hAnsi="Arial" w:cs="Arial"/>
              </w:rPr>
            </w:pPr>
            <w:r>
              <w:rPr>
                <w:rFonts w:ascii="Arial" w:hAnsi="Arial" w:cs="Arial"/>
              </w:rPr>
              <w:t>Information disponible sur ce site :</w:t>
            </w:r>
          </w:p>
          <w:p w14:paraId="1F97C8AC" w14:textId="77777777" w:rsidR="006A1AA6" w:rsidRDefault="000A249A">
            <w:pPr>
              <w:pStyle w:val="Corpsdetexte"/>
              <w:rPr>
                <w:rFonts w:ascii="Arial" w:hAnsi="Arial" w:cs="Arial"/>
              </w:rPr>
            </w:pPr>
            <w:r>
              <w:rPr>
                <w:rFonts w:ascii="Arial" w:hAnsi="Arial" w:cs="Arial"/>
              </w:rPr>
              <w:t>https://www.thewindpower.net/turbine_fr_33_vestas_v</w:t>
            </w:r>
            <w:r>
              <w:rPr>
                <w:rFonts w:ascii="Arial" w:hAnsi="Arial" w:cs="Arial"/>
              </w:rPr>
              <w:lastRenderedPageBreak/>
              <w:t>90-3000.php</w:t>
            </w:r>
          </w:p>
        </w:tc>
      </w:tr>
      <w:tr w:rsidR="006A1AA6" w14:paraId="5AEAC896" w14:textId="77777777" w:rsidTr="00C23AC1">
        <w:tc>
          <w:tcPr>
            <w:tcW w:w="2216" w:type="dxa"/>
          </w:tcPr>
          <w:p w14:paraId="43B083A2" w14:textId="77777777" w:rsidR="006A1AA6" w:rsidRDefault="000A249A">
            <w:pPr>
              <w:pStyle w:val="Corpsdetexte"/>
              <w:rPr>
                <w:rFonts w:ascii="Arial" w:hAnsi="Arial" w:cs="Arial"/>
              </w:rPr>
            </w:pPr>
            <w:r>
              <w:rPr>
                <w:rFonts w:ascii="Arial" w:hAnsi="Arial" w:cs="Arial"/>
              </w:rPr>
              <w:lastRenderedPageBreak/>
              <w:t>Vr</w:t>
            </w:r>
          </w:p>
        </w:tc>
        <w:tc>
          <w:tcPr>
            <w:tcW w:w="1829" w:type="dxa"/>
          </w:tcPr>
          <w:p w14:paraId="65B6B7EA" w14:textId="77777777" w:rsidR="006A1AA6" w:rsidRDefault="000A249A">
            <w:pPr>
              <w:pStyle w:val="Corpsdetexte"/>
              <w:rPr>
                <w:rFonts w:ascii="Arial" w:hAnsi="Arial" w:cs="Arial"/>
              </w:rPr>
            </w:pPr>
            <w:r>
              <w:rPr>
                <w:rFonts w:ascii="Arial" w:hAnsi="Arial" w:cs="Arial"/>
              </w:rPr>
              <w:t>Vitesse de crosière (</w:t>
            </w:r>
            <w:r>
              <w:rPr>
                <w:rFonts w:ascii="Arial" w:hAnsi="Arial" w:cs="Arial"/>
                <w:b/>
                <w:bCs/>
              </w:rPr>
              <w:t>m/s</w:t>
            </w:r>
            <w:r>
              <w:rPr>
                <w:rFonts w:ascii="Arial" w:hAnsi="Arial" w:cs="Arial"/>
              </w:rPr>
              <w:t>)</w:t>
            </w:r>
          </w:p>
        </w:tc>
        <w:tc>
          <w:tcPr>
            <w:tcW w:w="912" w:type="dxa"/>
          </w:tcPr>
          <w:p w14:paraId="2DBA7296" w14:textId="77777777" w:rsidR="006A1AA6" w:rsidRDefault="000A249A">
            <w:pPr>
              <w:pStyle w:val="Corpsdetexte"/>
              <w:rPr>
                <w:rFonts w:ascii="Arial" w:hAnsi="Arial" w:cs="Arial"/>
              </w:rPr>
            </w:pPr>
            <w:r>
              <w:rPr>
                <w:rFonts w:ascii="Arial" w:hAnsi="Arial" w:cs="Arial"/>
              </w:rPr>
              <w:t>N</w:t>
            </w:r>
          </w:p>
        </w:tc>
        <w:tc>
          <w:tcPr>
            <w:tcW w:w="992" w:type="dxa"/>
          </w:tcPr>
          <w:p w14:paraId="64CAB184" w14:textId="77777777" w:rsidR="006A1AA6" w:rsidRDefault="000A249A">
            <w:pPr>
              <w:pStyle w:val="Corpsdetexte"/>
              <w:rPr>
                <w:rFonts w:ascii="Arial" w:hAnsi="Arial" w:cs="Arial"/>
              </w:rPr>
            </w:pPr>
            <w:r>
              <w:rPr>
                <w:rFonts w:ascii="Arial" w:hAnsi="Arial" w:cs="Arial"/>
              </w:rPr>
              <w:t>10</w:t>
            </w:r>
          </w:p>
        </w:tc>
        <w:tc>
          <w:tcPr>
            <w:tcW w:w="3118" w:type="dxa"/>
          </w:tcPr>
          <w:p w14:paraId="4F090AAA" w14:textId="77777777" w:rsidR="006A1AA6" w:rsidRDefault="000A249A">
            <w:pPr>
              <w:pStyle w:val="Corpsdetexte"/>
              <w:rPr>
                <w:rFonts w:ascii="Arial" w:hAnsi="Arial" w:cs="Arial"/>
              </w:rPr>
            </w:pPr>
            <w:r>
              <w:rPr>
                <w:rFonts w:ascii="Arial" w:hAnsi="Arial" w:cs="Arial"/>
              </w:rPr>
              <w:t>Information disponible sur ce site :</w:t>
            </w:r>
          </w:p>
          <w:p w14:paraId="28EB034F" w14:textId="77777777" w:rsidR="006A1AA6" w:rsidRDefault="000A249A">
            <w:pPr>
              <w:pStyle w:val="Corpsdetexte"/>
              <w:rPr>
                <w:rFonts w:ascii="Arial" w:hAnsi="Arial" w:cs="Arial"/>
              </w:rPr>
            </w:pPr>
            <w:r>
              <w:rPr>
                <w:rFonts w:ascii="Arial" w:hAnsi="Arial" w:cs="Arial"/>
              </w:rPr>
              <w:t>https://www.thewindpower.net/turbine_fr_33_vestas_v90-3000.php</w:t>
            </w:r>
          </w:p>
        </w:tc>
      </w:tr>
      <w:tr w:rsidR="006A1AA6" w14:paraId="43426E05" w14:textId="77777777" w:rsidTr="00C23AC1">
        <w:tc>
          <w:tcPr>
            <w:tcW w:w="2216" w:type="dxa"/>
          </w:tcPr>
          <w:p w14:paraId="7C1E08FE" w14:textId="77777777" w:rsidR="006A1AA6" w:rsidRDefault="000A249A">
            <w:pPr>
              <w:pStyle w:val="Corpsdetexte"/>
              <w:rPr>
                <w:rFonts w:ascii="Arial" w:hAnsi="Arial" w:cs="Arial"/>
              </w:rPr>
            </w:pPr>
            <w:r>
              <w:rPr>
                <w:rFonts w:ascii="Arial" w:hAnsi="Arial" w:cs="Arial"/>
              </w:rPr>
              <w:t>Vo</w:t>
            </w:r>
          </w:p>
        </w:tc>
        <w:tc>
          <w:tcPr>
            <w:tcW w:w="1829" w:type="dxa"/>
          </w:tcPr>
          <w:p w14:paraId="274BE4B2" w14:textId="77777777" w:rsidR="006A1AA6" w:rsidRDefault="000A249A">
            <w:pPr>
              <w:pStyle w:val="Corpsdetexte"/>
              <w:rPr>
                <w:rFonts w:ascii="Arial" w:hAnsi="Arial" w:cs="Arial"/>
              </w:rPr>
            </w:pPr>
            <w:r>
              <w:rPr>
                <w:rFonts w:ascii="Arial" w:hAnsi="Arial" w:cs="Arial"/>
              </w:rPr>
              <w:t>Vitesse maximale (m/s)</w:t>
            </w:r>
          </w:p>
        </w:tc>
        <w:tc>
          <w:tcPr>
            <w:tcW w:w="912" w:type="dxa"/>
          </w:tcPr>
          <w:p w14:paraId="25915436" w14:textId="77777777" w:rsidR="006A1AA6" w:rsidRDefault="000A249A">
            <w:pPr>
              <w:pStyle w:val="Corpsdetexte"/>
              <w:rPr>
                <w:rFonts w:ascii="Arial" w:hAnsi="Arial" w:cs="Arial"/>
              </w:rPr>
            </w:pPr>
            <w:r>
              <w:rPr>
                <w:rFonts w:ascii="Arial" w:hAnsi="Arial" w:cs="Arial"/>
              </w:rPr>
              <w:t>N</w:t>
            </w:r>
          </w:p>
        </w:tc>
        <w:tc>
          <w:tcPr>
            <w:tcW w:w="992" w:type="dxa"/>
          </w:tcPr>
          <w:p w14:paraId="53586366" w14:textId="77777777" w:rsidR="006A1AA6" w:rsidRDefault="000A249A">
            <w:pPr>
              <w:pStyle w:val="Corpsdetexte"/>
              <w:rPr>
                <w:rFonts w:ascii="Arial" w:hAnsi="Arial" w:cs="Arial"/>
              </w:rPr>
            </w:pPr>
            <w:r>
              <w:rPr>
                <w:rFonts w:ascii="Arial" w:hAnsi="Arial" w:cs="Arial"/>
              </w:rPr>
              <w:t>10</w:t>
            </w:r>
          </w:p>
        </w:tc>
        <w:tc>
          <w:tcPr>
            <w:tcW w:w="3118" w:type="dxa"/>
          </w:tcPr>
          <w:p w14:paraId="00EA1A59" w14:textId="77777777" w:rsidR="006A1AA6" w:rsidRDefault="000A249A">
            <w:pPr>
              <w:pStyle w:val="Corpsdetexte"/>
              <w:rPr>
                <w:rFonts w:ascii="Arial" w:hAnsi="Arial" w:cs="Arial"/>
              </w:rPr>
            </w:pPr>
            <w:r>
              <w:rPr>
                <w:rFonts w:ascii="Arial" w:hAnsi="Arial" w:cs="Arial"/>
              </w:rPr>
              <w:t>Information disponible sur ce site :</w:t>
            </w:r>
          </w:p>
          <w:p w14:paraId="30017717" w14:textId="77777777" w:rsidR="006A1AA6" w:rsidRDefault="000A249A">
            <w:pPr>
              <w:pStyle w:val="Corpsdetexte"/>
              <w:rPr>
                <w:rFonts w:ascii="Arial" w:hAnsi="Arial" w:cs="Arial"/>
              </w:rPr>
            </w:pPr>
            <w:r>
              <w:rPr>
                <w:rFonts w:ascii="Arial" w:hAnsi="Arial" w:cs="Arial"/>
              </w:rPr>
              <w:t>https://www.thewindpower.net/turbine_fr_33_vestas_v90-3000.php</w:t>
            </w:r>
          </w:p>
        </w:tc>
      </w:tr>
      <w:tr w:rsidR="006A1AA6" w14:paraId="2548D29A" w14:textId="77777777" w:rsidTr="00C23AC1">
        <w:tc>
          <w:tcPr>
            <w:tcW w:w="2216" w:type="dxa"/>
          </w:tcPr>
          <w:p w14:paraId="668391CA" w14:textId="77777777" w:rsidR="006A1AA6" w:rsidRDefault="000A249A">
            <w:pPr>
              <w:pStyle w:val="Corpsdetexte"/>
              <w:rPr>
                <w:rFonts w:ascii="Arial" w:hAnsi="Arial" w:cs="Arial"/>
              </w:rPr>
            </w:pPr>
            <w:r>
              <w:rPr>
                <w:rFonts w:ascii="Arial" w:hAnsi="Arial" w:cs="Arial"/>
              </w:rPr>
              <w:t>P6</w:t>
            </w:r>
          </w:p>
        </w:tc>
        <w:tc>
          <w:tcPr>
            <w:tcW w:w="1829" w:type="dxa"/>
          </w:tcPr>
          <w:p w14:paraId="607CDDFA" w14:textId="77777777" w:rsidR="006A1AA6" w:rsidRDefault="000A249A">
            <w:pPr>
              <w:pStyle w:val="Corpsdetexte"/>
              <w:rPr>
                <w:rFonts w:ascii="Arial" w:hAnsi="Arial" w:cs="Arial"/>
              </w:rPr>
            </w:pPr>
            <w:r>
              <w:rPr>
                <w:rFonts w:ascii="Arial" w:hAnsi="Arial" w:cs="Arial"/>
              </w:rPr>
              <w:t>Puissance (kW) à V = 6 m/s</w:t>
            </w:r>
          </w:p>
        </w:tc>
        <w:tc>
          <w:tcPr>
            <w:tcW w:w="912" w:type="dxa"/>
          </w:tcPr>
          <w:p w14:paraId="315CB9BB" w14:textId="77777777" w:rsidR="006A1AA6" w:rsidRDefault="000A249A">
            <w:pPr>
              <w:pStyle w:val="Corpsdetexte"/>
              <w:rPr>
                <w:rFonts w:ascii="Arial" w:hAnsi="Arial" w:cs="Arial"/>
              </w:rPr>
            </w:pPr>
            <w:r>
              <w:rPr>
                <w:rFonts w:ascii="Arial" w:hAnsi="Arial" w:cs="Arial"/>
              </w:rPr>
              <w:t>N</w:t>
            </w:r>
          </w:p>
        </w:tc>
        <w:tc>
          <w:tcPr>
            <w:tcW w:w="992" w:type="dxa"/>
          </w:tcPr>
          <w:p w14:paraId="4D4E02B7" w14:textId="77777777" w:rsidR="006A1AA6" w:rsidRDefault="000A249A">
            <w:pPr>
              <w:pStyle w:val="Corpsdetexte"/>
              <w:rPr>
                <w:rFonts w:ascii="Arial" w:hAnsi="Arial" w:cs="Arial"/>
              </w:rPr>
            </w:pPr>
            <w:r>
              <w:rPr>
                <w:rFonts w:ascii="Arial" w:hAnsi="Arial" w:cs="Arial"/>
              </w:rPr>
              <w:t>10</w:t>
            </w:r>
          </w:p>
        </w:tc>
        <w:tc>
          <w:tcPr>
            <w:tcW w:w="3118" w:type="dxa"/>
          </w:tcPr>
          <w:p w14:paraId="44CB00C5" w14:textId="77777777" w:rsidR="006A1AA6" w:rsidRDefault="000A249A">
            <w:pPr>
              <w:pStyle w:val="Corpsdetexte"/>
              <w:rPr>
                <w:rFonts w:ascii="Arial" w:hAnsi="Arial" w:cs="Arial"/>
              </w:rPr>
            </w:pPr>
            <w:r>
              <w:rPr>
                <w:rFonts w:ascii="Arial" w:hAnsi="Arial" w:cs="Arial"/>
              </w:rPr>
              <w:t>Information disponible sur ce site :</w:t>
            </w:r>
          </w:p>
          <w:p w14:paraId="3AE95AB0" w14:textId="77777777" w:rsidR="006A1AA6" w:rsidRDefault="000A249A">
            <w:pPr>
              <w:pStyle w:val="Corpsdetexte"/>
              <w:rPr>
                <w:rFonts w:ascii="Arial" w:hAnsi="Arial" w:cs="Arial"/>
              </w:rPr>
            </w:pPr>
            <w:r>
              <w:rPr>
                <w:rFonts w:ascii="Arial" w:hAnsi="Arial" w:cs="Arial"/>
              </w:rPr>
              <w:t>https://www.thewindpower.net/turbine_fr_33_vestas_v90-3000.php</w:t>
            </w:r>
          </w:p>
        </w:tc>
      </w:tr>
      <w:tr w:rsidR="006A1AA6" w14:paraId="6CACCB5E" w14:textId="77777777" w:rsidTr="00C23AC1">
        <w:tc>
          <w:tcPr>
            <w:tcW w:w="2216" w:type="dxa"/>
          </w:tcPr>
          <w:p w14:paraId="75C42E6A" w14:textId="77777777" w:rsidR="006A1AA6" w:rsidRDefault="000A249A">
            <w:pPr>
              <w:pStyle w:val="Corpsdetexte"/>
              <w:rPr>
                <w:rFonts w:ascii="Arial" w:hAnsi="Arial" w:cs="Arial"/>
              </w:rPr>
            </w:pPr>
            <w:r>
              <w:rPr>
                <w:rFonts w:ascii="Arial" w:hAnsi="Arial" w:cs="Arial"/>
              </w:rPr>
              <w:t>P6</w:t>
            </w:r>
          </w:p>
        </w:tc>
        <w:tc>
          <w:tcPr>
            <w:tcW w:w="1829" w:type="dxa"/>
          </w:tcPr>
          <w:p w14:paraId="02359BDC" w14:textId="77777777" w:rsidR="006A1AA6" w:rsidRDefault="000A249A">
            <w:pPr>
              <w:pStyle w:val="Corpsdetexte"/>
              <w:rPr>
                <w:rFonts w:ascii="Arial" w:hAnsi="Arial" w:cs="Arial"/>
              </w:rPr>
            </w:pPr>
            <w:r>
              <w:rPr>
                <w:rFonts w:ascii="Arial" w:hAnsi="Arial" w:cs="Arial"/>
              </w:rPr>
              <w:t>Puissance (kW) à V = 6 m/s</w:t>
            </w:r>
          </w:p>
        </w:tc>
        <w:tc>
          <w:tcPr>
            <w:tcW w:w="912" w:type="dxa"/>
          </w:tcPr>
          <w:p w14:paraId="5DA90A6E" w14:textId="77777777" w:rsidR="006A1AA6" w:rsidRDefault="000A249A">
            <w:pPr>
              <w:pStyle w:val="Corpsdetexte"/>
              <w:rPr>
                <w:rFonts w:ascii="Arial" w:hAnsi="Arial" w:cs="Arial"/>
              </w:rPr>
            </w:pPr>
            <w:r>
              <w:rPr>
                <w:rFonts w:ascii="Arial" w:hAnsi="Arial" w:cs="Arial"/>
              </w:rPr>
              <w:t>N</w:t>
            </w:r>
          </w:p>
        </w:tc>
        <w:tc>
          <w:tcPr>
            <w:tcW w:w="992" w:type="dxa"/>
          </w:tcPr>
          <w:p w14:paraId="3902110E" w14:textId="77777777" w:rsidR="006A1AA6" w:rsidRDefault="000A249A">
            <w:pPr>
              <w:pStyle w:val="Corpsdetexte"/>
              <w:rPr>
                <w:rFonts w:ascii="Arial" w:hAnsi="Arial" w:cs="Arial"/>
              </w:rPr>
            </w:pPr>
            <w:r>
              <w:rPr>
                <w:rFonts w:ascii="Arial" w:hAnsi="Arial" w:cs="Arial"/>
              </w:rPr>
              <w:t>10</w:t>
            </w:r>
          </w:p>
        </w:tc>
        <w:tc>
          <w:tcPr>
            <w:tcW w:w="3118" w:type="dxa"/>
          </w:tcPr>
          <w:p w14:paraId="1F551091" w14:textId="77777777" w:rsidR="006A1AA6" w:rsidRDefault="000A249A">
            <w:pPr>
              <w:pStyle w:val="Corpsdetexte"/>
              <w:rPr>
                <w:rFonts w:ascii="Arial" w:hAnsi="Arial" w:cs="Arial"/>
              </w:rPr>
            </w:pPr>
            <w:r>
              <w:rPr>
                <w:rFonts w:ascii="Arial" w:hAnsi="Arial" w:cs="Arial"/>
              </w:rPr>
              <w:t>Information disponible sur ce site :</w:t>
            </w:r>
          </w:p>
          <w:p w14:paraId="1D695349" w14:textId="77777777" w:rsidR="006A1AA6" w:rsidRDefault="000A249A">
            <w:pPr>
              <w:pStyle w:val="Corpsdetexte"/>
              <w:rPr>
                <w:rFonts w:ascii="Arial" w:hAnsi="Arial" w:cs="Arial"/>
              </w:rPr>
            </w:pPr>
            <w:r>
              <w:rPr>
                <w:rFonts w:ascii="Arial" w:hAnsi="Arial" w:cs="Arial"/>
              </w:rPr>
              <w:t>https://www.thewindpower.net/turbine_fr_33_vestas_v90-3000.php</w:t>
            </w:r>
          </w:p>
        </w:tc>
      </w:tr>
      <w:tr w:rsidR="006A1AA6" w14:paraId="2CF628D9" w14:textId="77777777" w:rsidTr="00C23AC1">
        <w:tc>
          <w:tcPr>
            <w:tcW w:w="2216" w:type="dxa"/>
          </w:tcPr>
          <w:p w14:paraId="3C02C9AA" w14:textId="77777777" w:rsidR="006A1AA6" w:rsidRDefault="000A249A">
            <w:pPr>
              <w:pStyle w:val="Corpsdetexte"/>
              <w:rPr>
                <w:rFonts w:ascii="Arial" w:hAnsi="Arial" w:cs="Arial"/>
              </w:rPr>
            </w:pPr>
            <w:r>
              <w:rPr>
                <w:rFonts w:ascii="Arial" w:hAnsi="Arial" w:cs="Arial"/>
              </w:rPr>
              <w:t>P8</w:t>
            </w:r>
          </w:p>
        </w:tc>
        <w:tc>
          <w:tcPr>
            <w:tcW w:w="1829" w:type="dxa"/>
          </w:tcPr>
          <w:p w14:paraId="51FF439E" w14:textId="77777777" w:rsidR="006A1AA6" w:rsidRDefault="000A249A">
            <w:pPr>
              <w:pStyle w:val="Corpsdetexte"/>
              <w:rPr>
                <w:rFonts w:ascii="Arial" w:hAnsi="Arial" w:cs="Arial"/>
              </w:rPr>
            </w:pPr>
            <w:r>
              <w:rPr>
                <w:rFonts w:ascii="Arial" w:hAnsi="Arial" w:cs="Arial"/>
              </w:rPr>
              <w:t>Puissance (kW) à V = 8 m/s</w:t>
            </w:r>
          </w:p>
        </w:tc>
        <w:tc>
          <w:tcPr>
            <w:tcW w:w="912" w:type="dxa"/>
          </w:tcPr>
          <w:p w14:paraId="48D1DB77" w14:textId="77777777" w:rsidR="006A1AA6" w:rsidRDefault="000A249A">
            <w:pPr>
              <w:pStyle w:val="Corpsdetexte"/>
              <w:rPr>
                <w:rFonts w:ascii="Arial" w:hAnsi="Arial" w:cs="Arial"/>
              </w:rPr>
            </w:pPr>
            <w:r>
              <w:rPr>
                <w:rFonts w:ascii="Arial" w:hAnsi="Arial" w:cs="Arial"/>
              </w:rPr>
              <w:t>N</w:t>
            </w:r>
          </w:p>
        </w:tc>
        <w:tc>
          <w:tcPr>
            <w:tcW w:w="992" w:type="dxa"/>
          </w:tcPr>
          <w:p w14:paraId="35DD409E" w14:textId="77777777" w:rsidR="006A1AA6" w:rsidRDefault="000A249A">
            <w:pPr>
              <w:pStyle w:val="Corpsdetexte"/>
              <w:rPr>
                <w:rFonts w:ascii="Arial" w:hAnsi="Arial" w:cs="Arial"/>
              </w:rPr>
            </w:pPr>
            <w:r>
              <w:rPr>
                <w:rFonts w:ascii="Arial" w:hAnsi="Arial" w:cs="Arial"/>
              </w:rPr>
              <w:t>10</w:t>
            </w:r>
          </w:p>
        </w:tc>
        <w:tc>
          <w:tcPr>
            <w:tcW w:w="3118" w:type="dxa"/>
          </w:tcPr>
          <w:p w14:paraId="0404C5D1" w14:textId="77777777" w:rsidR="006A1AA6" w:rsidRDefault="000A249A">
            <w:pPr>
              <w:pStyle w:val="Corpsdetexte"/>
              <w:rPr>
                <w:rFonts w:ascii="Arial" w:hAnsi="Arial" w:cs="Arial"/>
              </w:rPr>
            </w:pPr>
            <w:r>
              <w:rPr>
                <w:rFonts w:ascii="Arial" w:hAnsi="Arial" w:cs="Arial"/>
              </w:rPr>
              <w:t>Information disponible sur ce site :</w:t>
            </w:r>
          </w:p>
          <w:p w14:paraId="4625A34A" w14:textId="77777777" w:rsidR="006A1AA6" w:rsidRDefault="000A249A">
            <w:pPr>
              <w:pStyle w:val="Corpsdetexte"/>
              <w:rPr>
                <w:rFonts w:ascii="Arial" w:hAnsi="Arial" w:cs="Arial"/>
              </w:rPr>
            </w:pPr>
            <w:r>
              <w:rPr>
                <w:rFonts w:ascii="Arial" w:hAnsi="Arial" w:cs="Arial"/>
              </w:rPr>
              <w:t>https://www.thewindpower.net/turbine_fr_33_vestas_v90-3000.php</w:t>
            </w:r>
          </w:p>
        </w:tc>
      </w:tr>
      <w:tr w:rsidR="006A1AA6" w14:paraId="63D1885F" w14:textId="77777777" w:rsidTr="00C23AC1">
        <w:tc>
          <w:tcPr>
            <w:tcW w:w="2216" w:type="dxa"/>
          </w:tcPr>
          <w:p w14:paraId="7A89D3F0" w14:textId="77777777" w:rsidR="006A1AA6" w:rsidRDefault="000A249A">
            <w:pPr>
              <w:pStyle w:val="Corpsdetexte"/>
              <w:rPr>
                <w:rFonts w:ascii="Arial" w:hAnsi="Arial" w:cs="Arial"/>
              </w:rPr>
            </w:pPr>
            <w:r>
              <w:rPr>
                <w:rFonts w:ascii="Arial" w:hAnsi="Arial" w:cs="Arial"/>
              </w:rPr>
              <w:t>P10</w:t>
            </w:r>
          </w:p>
        </w:tc>
        <w:tc>
          <w:tcPr>
            <w:tcW w:w="1829" w:type="dxa"/>
          </w:tcPr>
          <w:p w14:paraId="1494867E" w14:textId="77777777" w:rsidR="006A1AA6" w:rsidRDefault="000A249A">
            <w:pPr>
              <w:pStyle w:val="Corpsdetexte"/>
              <w:rPr>
                <w:rFonts w:ascii="Arial" w:hAnsi="Arial" w:cs="Arial"/>
              </w:rPr>
            </w:pPr>
            <w:r>
              <w:rPr>
                <w:rFonts w:ascii="Arial" w:hAnsi="Arial" w:cs="Arial"/>
              </w:rPr>
              <w:t>Puissance (kW) à V = 10 m/s</w:t>
            </w:r>
          </w:p>
        </w:tc>
        <w:tc>
          <w:tcPr>
            <w:tcW w:w="912" w:type="dxa"/>
          </w:tcPr>
          <w:p w14:paraId="20F83D42" w14:textId="77777777" w:rsidR="006A1AA6" w:rsidRDefault="000A249A">
            <w:pPr>
              <w:pStyle w:val="Corpsdetexte"/>
              <w:rPr>
                <w:rFonts w:ascii="Arial" w:hAnsi="Arial" w:cs="Arial"/>
              </w:rPr>
            </w:pPr>
            <w:r>
              <w:rPr>
                <w:rFonts w:ascii="Arial" w:hAnsi="Arial" w:cs="Arial"/>
              </w:rPr>
              <w:t>N</w:t>
            </w:r>
          </w:p>
        </w:tc>
        <w:tc>
          <w:tcPr>
            <w:tcW w:w="992" w:type="dxa"/>
          </w:tcPr>
          <w:p w14:paraId="6E52CA44" w14:textId="77777777" w:rsidR="006A1AA6" w:rsidRDefault="000A249A">
            <w:pPr>
              <w:pStyle w:val="Corpsdetexte"/>
              <w:rPr>
                <w:rFonts w:ascii="Arial" w:hAnsi="Arial" w:cs="Arial"/>
              </w:rPr>
            </w:pPr>
            <w:r>
              <w:rPr>
                <w:rFonts w:ascii="Arial" w:hAnsi="Arial" w:cs="Arial"/>
              </w:rPr>
              <w:t>10</w:t>
            </w:r>
          </w:p>
        </w:tc>
        <w:tc>
          <w:tcPr>
            <w:tcW w:w="3118" w:type="dxa"/>
          </w:tcPr>
          <w:p w14:paraId="792682DE" w14:textId="77777777" w:rsidR="006A1AA6" w:rsidRDefault="000A249A">
            <w:pPr>
              <w:pStyle w:val="Corpsdetexte"/>
              <w:rPr>
                <w:rFonts w:ascii="Arial" w:hAnsi="Arial" w:cs="Arial"/>
              </w:rPr>
            </w:pPr>
            <w:r>
              <w:rPr>
                <w:rFonts w:ascii="Arial" w:hAnsi="Arial" w:cs="Arial"/>
              </w:rPr>
              <w:t>Information disponible sur ce site :</w:t>
            </w:r>
          </w:p>
          <w:p w14:paraId="55777BB4" w14:textId="77777777" w:rsidR="006A1AA6" w:rsidRDefault="000A249A">
            <w:pPr>
              <w:pStyle w:val="Corpsdetexte"/>
              <w:rPr>
                <w:rFonts w:ascii="Arial" w:hAnsi="Arial" w:cs="Arial"/>
              </w:rPr>
            </w:pPr>
            <w:r>
              <w:rPr>
                <w:rFonts w:ascii="Arial" w:hAnsi="Arial" w:cs="Arial"/>
              </w:rPr>
              <w:t>https://www.thewindpower.net/turbine_fr_33_vestas_v90-3000.php</w:t>
            </w:r>
          </w:p>
        </w:tc>
      </w:tr>
      <w:tr w:rsidR="006A1AA6" w14:paraId="53792C2E" w14:textId="77777777" w:rsidTr="00C23AC1">
        <w:tc>
          <w:tcPr>
            <w:tcW w:w="2216" w:type="dxa"/>
          </w:tcPr>
          <w:p w14:paraId="7869987F" w14:textId="77777777" w:rsidR="006A1AA6" w:rsidRDefault="000A249A">
            <w:pPr>
              <w:pStyle w:val="Corpsdetexte"/>
              <w:rPr>
                <w:rFonts w:ascii="Arial" w:hAnsi="Arial" w:cs="Arial"/>
              </w:rPr>
            </w:pPr>
            <w:r>
              <w:rPr>
                <w:rFonts w:ascii="Arial" w:hAnsi="Arial" w:cs="Arial"/>
              </w:rPr>
              <w:t>P12</w:t>
            </w:r>
          </w:p>
        </w:tc>
        <w:tc>
          <w:tcPr>
            <w:tcW w:w="1829" w:type="dxa"/>
          </w:tcPr>
          <w:p w14:paraId="060C473C" w14:textId="77777777" w:rsidR="006A1AA6" w:rsidRDefault="000A249A">
            <w:pPr>
              <w:pStyle w:val="Corpsdetexte"/>
              <w:rPr>
                <w:rFonts w:ascii="Arial" w:hAnsi="Arial" w:cs="Arial"/>
              </w:rPr>
            </w:pPr>
            <w:r>
              <w:rPr>
                <w:rFonts w:ascii="Arial" w:hAnsi="Arial" w:cs="Arial"/>
              </w:rPr>
              <w:t>Puissance (kW) à V = 12 m/s</w:t>
            </w:r>
          </w:p>
        </w:tc>
        <w:tc>
          <w:tcPr>
            <w:tcW w:w="912" w:type="dxa"/>
          </w:tcPr>
          <w:p w14:paraId="20158F75" w14:textId="77777777" w:rsidR="006A1AA6" w:rsidRDefault="000A249A">
            <w:pPr>
              <w:pStyle w:val="Corpsdetexte"/>
              <w:rPr>
                <w:rFonts w:ascii="Arial" w:hAnsi="Arial" w:cs="Arial"/>
              </w:rPr>
            </w:pPr>
            <w:r>
              <w:rPr>
                <w:rFonts w:ascii="Arial" w:hAnsi="Arial" w:cs="Arial"/>
              </w:rPr>
              <w:t>N</w:t>
            </w:r>
          </w:p>
        </w:tc>
        <w:tc>
          <w:tcPr>
            <w:tcW w:w="992" w:type="dxa"/>
          </w:tcPr>
          <w:p w14:paraId="762D39FE" w14:textId="77777777" w:rsidR="006A1AA6" w:rsidRDefault="000A249A">
            <w:pPr>
              <w:pStyle w:val="Corpsdetexte"/>
              <w:rPr>
                <w:rFonts w:ascii="Arial" w:hAnsi="Arial" w:cs="Arial"/>
              </w:rPr>
            </w:pPr>
            <w:r>
              <w:rPr>
                <w:rFonts w:ascii="Arial" w:hAnsi="Arial" w:cs="Arial"/>
              </w:rPr>
              <w:t>10</w:t>
            </w:r>
          </w:p>
        </w:tc>
        <w:tc>
          <w:tcPr>
            <w:tcW w:w="3118" w:type="dxa"/>
          </w:tcPr>
          <w:p w14:paraId="4016B1D8" w14:textId="77777777" w:rsidR="006A1AA6" w:rsidRDefault="000A249A">
            <w:pPr>
              <w:pStyle w:val="Corpsdetexte"/>
              <w:rPr>
                <w:rFonts w:ascii="Arial" w:hAnsi="Arial" w:cs="Arial"/>
              </w:rPr>
            </w:pPr>
            <w:r>
              <w:rPr>
                <w:rFonts w:ascii="Arial" w:hAnsi="Arial" w:cs="Arial"/>
              </w:rPr>
              <w:t>Information disponible sur ce site :</w:t>
            </w:r>
          </w:p>
          <w:p w14:paraId="41B18CF3" w14:textId="77777777" w:rsidR="006A1AA6" w:rsidRDefault="000A249A">
            <w:pPr>
              <w:pStyle w:val="Corpsdetexte"/>
              <w:rPr>
                <w:rFonts w:ascii="Arial" w:hAnsi="Arial" w:cs="Arial"/>
              </w:rPr>
            </w:pPr>
            <w:r>
              <w:rPr>
                <w:rFonts w:ascii="Arial" w:hAnsi="Arial" w:cs="Arial"/>
              </w:rPr>
              <w:t>https://www.thewindpower.net/turbine_fr_33_vestas_v90-3000.php</w:t>
            </w:r>
          </w:p>
        </w:tc>
      </w:tr>
      <w:tr w:rsidR="006A1AA6" w14:paraId="3C62640B" w14:textId="77777777" w:rsidTr="00C23AC1">
        <w:tc>
          <w:tcPr>
            <w:tcW w:w="2216" w:type="dxa"/>
          </w:tcPr>
          <w:p w14:paraId="6AA0BBBF" w14:textId="77777777" w:rsidR="006A1AA6" w:rsidRDefault="000A249A">
            <w:pPr>
              <w:pStyle w:val="Corpsdetexte"/>
              <w:rPr>
                <w:rFonts w:ascii="Arial" w:hAnsi="Arial" w:cs="Arial"/>
              </w:rPr>
            </w:pPr>
            <w:r>
              <w:rPr>
                <w:rFonts w:ascii="Arial" w:hAnsi="Arial" w:cs="Arial"/>
              </w:rPr>
              <w:t>nombre_caracasses</w:t>
            </w:r>
          </w:p>
        </w:tc>
        <w:tc>
          <w:tcPr>
            <w:tcW w:w="1829" w:type="dxa"/>
          </w:tcPr>
          <w:p w14:paraId="334F82D4" w14:textId="77777777" w:rsidR="006A1AA6" w:rsidRDefault="000A249A">
            <w:pPr>
              <w:pStyle w:val="Corpsdetexte"/>
              <w:rPr>
                <w:rFonts w:ascii="Arial" w:hAnsi="Arial" w:cs="Arial"/>
              </w:rPr>
            </w:pPr>
            <w:r>
              <w:rPr>
                <w:rFonts w:ascii="Arial" w:hAnsi="Arial" w:cs="Arial"/>
              </w:rPr>
              <w:t xml:space="preserve">Le nombre de carcasses de chauves-souris </w:t>
            </w:r>
          </w:p>
        </w:tc>
        <w:tc>
          <w:tcPr>
            <w:tcW w:w="912" w:type="dxa"/>
          </w:tcPr>
          <w:p w14:paraId="0C5ABCD6" w14:textId="77777777" w:rsidR="006A1AA6" w:rsidRDefault="000A249A">
            <w:pPr>
              <w:pStyle w:val="Corpsdetexte"/>
              <w:rPr>
                <w:rFonts w:ascii="Arial" w:hAnsi="Arial" w:cs="Arial"/>
              </w:rPr>
            </w:pPr>
            <w:r>
              <w:rPr>
                <w:rFonts w:ascii="Arial" w:hAnsi="Arial" w:cs="Arial"/>
              </w:rPr>
              <w:t>N</w:t>
            </w:r>
          </w:p>
        </w:tc>
        <w:tc>
          <w:tcPr>
            <w:tcW w:w="992" w:type="dxa"/>
          </w:tcPr>
          <w:p w14:paraId="100B0B9A" w14:textId="77777777" w:rsidR="006A1AA6" w:rsidRDefault="000A249A">
            <w:pPr>
              <w:pStyle w:val="Corpsdetexte"/>
              <w:rPr>
                <w:rFonts w:ascii="Arial" w:hAnsi="Arial" w:cs="Arial"/>
              </w:rPr>
            </w:pPr>
            <w:r>
              <w:rPr>
                <w:rFonts w:ascii="Arial" w:hAnsi="Arial" w:cs="Arial"/>
              </w:rPr>
              <w:t>10</w:t>
            </w:r>
          </w:p>
        </w:tc>
        <w:tc>
          <w:tcPr>
            <w:tcW w:w="3118" w:type="dxa"/>
          </w:tcPr>
          <w:p w14:paraId="12C8CCB8" w14:textId="77777777" w:rsidR="006A1AA6" w:rsidRDefault="006A1AA6">
            <w:pPr>
              <w:pStyle w:val="Corpsdetexte"/>
              <w:rPr>
                <w:rFonts w:ascii="Arial" w:hAnsi="Arial" w:cs="Arial"/>
              </w:rPr>
            </w:pPr>
          </w:p>
        </w:tc>
      </w:tr>
      <w:tr w:rsidR="006A1AA6" w14:paraId="7CC885CD" w14:textId="77777777" w:rsidTr="00C23AC1">
        <w:tc>
          <w:tcPr>
            <w:tcW w:w="2216" w:type="dxa"/>
          </w:tcPr>
          <w:p w14:paraId="25A4D27D" w14:textId="77777777" w:rsidR="006A1AA6" w:rsidRDefault="000A249A">
            <w:pPr>
              <w:pStyle w:val="Corpsdetexte"/>
              <w:rPr>
                <w:rFonts w:ascii="Arial" w:hAnsi="Arial" w:cs="Arial"/>
              </w:rPr>
            </w:pPr>
            <w:r>
              <w:rPr>
                <w:rFonts w:ascii="Arial" w:hAnsi="Arial" w:cs="Arial"/>
              </w:rPr>
              <w:lastRenderedPageBreak/>
              <w:t>Date</w:t>
            </w:r>
          </w:p>
        </w:tc>
        <w:tc>
          <w:tcPr>
            <w:tcW w:w="1829" w:type="dxa"/>
          </w:tcPr>
          <w:p w14:paraId="3F2BCCBE" w14:textId="77777777" w:rsidR="006A1AA6" w:rsidRDefault="000A249A">
            <w:pPr>
              <w:pStyle w:val="Corpsdetexte"/>
              <w:rPr>
                <w:rFonts w:ascii="Arial" w:hAnsi="Arial" w:cs="Arial"/>
              </w:rPr>
            </w:pPr>
            <w:r>
              <w:rPr>
                <w:rFonts w:ascii="Arial" w:hAnsi="Arial" w:cs="Arial"/>
              </w:rPr>
              <w:t>Date à laquelle on a collecté les carcasses</w:t>
            </w:r>
          </w:p>
        </w:tc>
        <w:tc>
          <w:tcPr>
            <w:tcW w:w="912" w:type="dxa"/>
          </w:tcPr>
          <w:p w14:paraId="0E5A6BDE" w14:textId="77777777" w:rsidR="006A1AA6" w:rsidRDefault="000A249A">
            <w:pPr>
              <w:pStyle w:val="Corpsdetexte"/>
              <w:rPr>
                <w:rFonts w:ascii="Arial" w:hAnsi="Arial" w:cs="Arial"/>
              </w:rPr>
            </w:pPr>
            <w:r>
              <w:rPr>
                <w:rFonts w:ascii="Arial" w:hAnsi="Arial" w:cs="Arial"/>
              </w:rPr>
              <w:t>Date</w:t>
            </w:r>
          </w:p>
        </w:tc>
        <w:tc>
          <w:tcPr>
            <w:tcW w:w="992" w:type="dxa"/>
          </w:tcPr>
          <w:p w14:paraId="3DE8EB21" w14:textId="77777777" w:rsidR="006A1AA6" w:rsidRDefault="006A1AA6">
            <w:pPr>
              <w:pStyle w:val="Corpsdetexte"/>
              <w:rPr>
                <w:rFonts w:ascii="Arial" w:hAnsi="Arial" w:cs="Arial"/>
              </w:rPr>
            </w:pPr>
          </w:p>
        </w:tc>
        <w:tc>
          <w:tcPr>
            <w:tcW w:w="3118" w:type="dxa"/>
          </w:tcPr>
          <w:p w14:paraId="2B9135C5" w14:textId="77777777" w:rsidR="006A1AA6" w:rsidRDefault="006A1AA6">
            <w:pPr>
              <w:pStyle w:val="Corpsdetexte"/>
              <w:rPr>
                <w:rFonts w:ascii="Arial" w:hAnsi="Arial" w:cs="Arial"/>
              </w:rPr>
            </w:pPr>
          </w:p>
        </w:tc>
      </w:tr>
    </w:tbl>
    <w:p w14:paraId="33C2155D" w14:textId="77777777" w:rsidR="006A1AA6" w:rsidRDefault="006A1AA6">
      <w:pPr>
        <w:pStyle w:val="Corpsdetexte"/>
        <w:rPr>
          <w:rFonts w:ascii="Arial" w:hAnsi="Arial" w:cs="Arial"/>
        </w:rPr>
      </w:pPr>
    </w:p>
    <w:p w14:paraId="37BA6F6C" w14:textId="77777777" w:rsidR="006A1AA6" w:rsidRDefault="000A249A">
      <w:pPr>
        <w:pStyle w:val="Corpsdetexte"/>
        <w:rPr>
          <w:rFonts w:ascii="Arial" w:hAnsi="Arial" w:cs="Arial"/>
        </w:rPr>
      </w:pPr>
      <w:r>
        <w:rPr>
          <w:rFonts w:ascii="Arial" w:hAnsi="Arial" w:cs="Arial"/>
        </w:rPr>
        <w:t>Dictionnaire de donnée :</w:t>
      </w:r>
    </w:p>
    <w:p w14:paraId="06514586" w14:textId="77777777" w:rsidR="006A1AA6" w:rsidRDefault="000A249A">
      <w:pPr>
        <w:pStyle w:val="Corpsdetexte"/>
        <w:rPr>
          <w:rFonts w:ascii="Arial" w:hAnsi="Arial" w:cs="Arial"/>
        </w:rPr>
      </w:pPr>
      <w:r>
        <w:rPr>
          <w:rFonts w:ascii="Arial" w:hAnsi="Arial" w:cs="Arial"/>
        </w:rPr>
        <w:t>*A : Alphabétique, *N : numérique</w:t>
      </w:r>
    </w:p>
    <w:p w14:paraId="76E4DD80" w14:textId="3F42A7BD" w:rsidR="006A1AA6" w:rsidRDefault="000A249A" w:rsidP="00C33974">
      <w:pPr>
        <w:pStyle w:val="Titre3"/>
        <w:rPr>
          <w:rFonts w:cs="Arial"/>
        </w:rPr>
      </w:pPr>
      <w:bookmarkStart w:id="199" w:name="_Toc18874409"/>
      <w:r>
        <w:rPr>
          <w:rFonts w:cs="Arial"/>
        </w:rPr>
        <w:t>Annexe</w:t>
      </w:r>
      <w:r w:rsidR="00E62673">
        <w:rPr>
          <w:rFonts w:cs="Arial"/>
        </w:rPr>
        <w:t xml:space="preserve"> 5 : Calcul des coefficients </w:t>
      </w:r>
      <m:oMath>
        <m:sSub>
          <m:sSubPr>
            <m:ctrlPr>
              <w:rPr>
                <w:rFonts w:ascii="Cambria Math" w:hAnsi="Cambria Math" w:cs="Arial"/>
              </w:rPr>
            </m:ctrlPr>
          </m:sSubPr>
          <m:e>
            <m:r>
              <m:rPr>
                <m:sty m:val="bi"/>
              </m:rPr>
              <w:rPr>
                <w:rFonts w:ascii="Cambria Math" w:hAnsi="Cambria Math" w:cs="Arial"/>
              </w:rPr>
              <m:t>a</m:t>
            </m:r>
          </m:e>
          <m:sub>
            <m:r>
              <m:rPr>
                <m:sty m:val="bi"/>
              </m:rPr>
              <w:rPr>
                <w:rFonts w:ascii="Cambria Math" w:hAnsi="Cambria Math" w:cs="Arial"/>
              </w:rPr>
              <m:t>i</m:t>
            </m:r>
          </m:sub>
        </m:sSub>
      </m:oMath>
      <w:r w:rsidR="00E62673">
        <w:rPr>
          <w:rFonts w:cs="Arial"/>
        </w:rPr>
        <w:t xml:space="preserve"> pour l’estimation de l’énergie produite par une éolienne.</w:t>
      </w:r>
      <w:bookmarkEnd w:id="199"/>
    </w:p>
    <w:p w14:paraId="6CA192F0" w14:textId="77777777" w:rsidR="006A1AA6" w:rsidRDefault="000A249A">
      <w:pPr>
        <w:pStyle w:val="Corpsdetexte"/>
        <w:rPr>
          <w:rFonts w:ascii="Arial" w:hAnsi="Arial" w:cs="Arial"/>
        </w:rPr>
      </w:pPr>
      <w:r>
        <w:rPr>
          <w:rFonts w:ascii="Arial" w:hAnsi="Arial" w:cs="Arial"/>
        </w:rPr>
        <w:t xml:space="preserve">NB : P6, P8, P10 et P12 ont été arbitrairement choisi pour calculer les coefficients a1, a2, a3 et a4 qui sont très difficiles à trouver pour chaque éolienne. En effet en résolvant le système d’équation ci-dessous on trouve les valeurs des coefficients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Pr>
          <w:rFonts w:ascii="Arial" w:hAnsi="Arial" w:cs="Arial"/>
        </w:rPr>
        <w:t>.</w:t>
      </w:r>
    </w:p>
    <w:p w14:paraId="3DDF23A2" w14:textId="77777777" w:rsidR="006A1AA6" w:rsidRDefault="006A1AA6">
      <w:pPr>
        <w:pStyle w:val="Corpsdetexte"/>
        <w:rPr>
          <w:rFonts w:ascii="Arial" w:hAnsi="Arial" w:cs="Arial"/>
        </w:rPr>
      </w:pPr>
    </w:p>
    <w:p w14:paraId="3466D598" w14:textId="77777777" w:rsidR="006A1AA6" w:rsidRDefault="00CC6269">
      <w:pPr>
        <w:pStyle w:val="Corpsdetexte"/>
        <w:rPr>
          <w:rFonts w:ascii="Arial" w:hAnsi="Arial" w:cs="Arial"/>
        </w:rPr>
      </w:pPr>
      <m:oMathPara>
        <m:oMath>
          <m:d>
            <m:dPr>
              <m:begChr m:val="{"/>
              <m:endChr m:val=""/>
              <m:ctrlPr>
                <w:rPr>
                  <w:rFonts w:ascii="Cambria Math" w:hAnsi="Cambria Math" w:cs="Arial"/>
                  <w:i/>
                  <w:sz w:val="32"/>
                  <w:szCs w:val="32"/>
                </w:rPr>
              </m:ctrlPr>
            </m:dPr>
            <m:e>
              <m:eqArr>
                <m:eqArrPr>
                  <m:ctrlPr>
                    <w:rPr>
                      <w:rFonts w:ascii="Cambria Math" w:hAnsi="Cambria Math" w:cs="Arial"/>
                      <w:i/>
                      <w:sz w:val="32"/>
                      <w:szCs w:val="32"/>
                    </w:rPr>
                  </m:ctrlPr>
                </m:eqArrPr>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1</m:t>
                      </m:r>
                    </m:sub>
                  </m:sSub>
                  <m:sSubSup>
                    <m:sSubSupPr>
                      <m:ctrlPr>
                        <w:rPr>
                          <w:rFonts w:ascii="Cambria Math" w:hAnsi="Cambria Math" w:cs="Arial"/>
                          <w:i/>
                          <w:sz w:val="32"/>
                          <w:szCs w:val="32"/>
                        </w:rPr>
                      </m:ctrlPr>
                    </m:sSubSupPr>
                    <m:e>
                      <m:r>
                        <w:rPr>
                          <w:rFonts w:ascii="Cambria Math" w:hAnsi="Cambria Math" w:cs="Arial"/>
                          <w:sz w:val="32"/>
                          <w:szCs w:val="32"/>
                        </w:rPr>
                        <m:t>V</m:t>
                      </m:r>
                    </m:e>
                    <m:sub>
                      <m:r>
                        <w:rPr>
                          <w:rFonts w:ascii="Cambria Math" w:hAnsi="Cambria Math" w:cs="Arial"/>
                          <w:sz w:val="32"/>
                          <w:szCs w:val="32"/>
                        </w:rPr>
                        <m:t>1</m:t>
                      </m:r>
                    </m:sub>
                    <m:sup>
                      <m:r>
                        <w:rPr>
                          <w:rFonts w:ascii="Cambria Math" w:hAnsi="Cambria Math" w:cs="Arial"/>
                          <w:sz w:val="32"/>
                          <w:szCs w:val="32"/>
                        </w:rPr>
                        <m:t>3</m:t>
                      </m:r>
                    </m:sup>
                  </m:sSubSup>
                  <m:r>
                    <w:rPr>
                      <w:rFonts w:ascii="Cambria Math" w:hAnsi="Cambria Math" w:cs="Arial"/>
                      <w:sz w:val="32"/>
                      <w:szCs w:val="32"/>
                    </w:rPr>
                    <m:t>+</m:t>
                  </m:r>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2</m:t>
                      </m:r>
                    </m:sub>
                  </m:sSub>
                  <m:sSubSup>
                    <m:sSubSupPr>
                      <m:ctrlPr>
                        <w:rPr>
                          <w:rFonts w:ascii="Cambria Math" w:hAnsi="Cambria Math" w:cs="Arial"/>
                          <w:i/>
                          <w:sz w:val="32"/>
                          <w:szCs w:val="32"/>
                        </w:rPr>
                      </m:ctrlPr>
                    </m:sSubSupPr>
                    <m:e>
                      <m:r>
                        <w:rPr>
                          <w:rFonts w:ascii="Cambria Math" w:hAnsi="Cambria Math" w:cs="Arial"/>
                          <w:sz w:val="32"/>
                          <w:szCs w:val="32"/>
                        </w:rPr>
                        <m:t>V</m:t>
                      </m:r>
                    </m:e>
                    <m:sub>
                      <m:r>
                        <w:rPr>
                          <w:rFonts w:ascii="Cambria Math" w:hAnsi="Cambria Math" w:cs="Arial"/>
                          <w:sz w:val="32"/>
                          <w:szCs w:val="32"/>
                        </w:rPr>
                        <m:t>1</m:t>
                      </m:r>
                    </m:sub>
                    <m:sup>
                      <m:r>
                        <w:rPr>
                          <w:rFonts w:ascii="Cambria Math" w:hAnsi="Cambria Math" w:cs="Arial"/>
                          <w:sz w:val="32"/>
                          <w:szCs w:val="32"/>
                        </w:rPr>
                        <m:t>2</m:t>
                      </m:r>
                    </m:sup>
                  </m:sSubSup>
                  <m:r>
                    <w:rPr>
                      <w:rFonts w:ascii="Cambria Math" w:hAnsi="Cambria Math" w:cs="Arial"/>
                      <w:sz w:val="32"/>
                      <w:szCs w:val="32"/>
                    </w:rPr>
                    <m:t>+</m:t>
                  </m:r>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3</m:t>
                      </m:r>
                    </m:sub>
                  </m:sSub>
                  <m:sSubSup>
                    <m:sSubSupPr>
                      <m:ctrlPr>
                        <w:rPr>
                          <w:rFonts w:ascii="Cambria Math" w:hAnsi="Cambria Math" w:cs="Arial"/>
                          <w:i/>
                          <w:sz w:val="32"/>
                          <w:szCs w:val="32"/>
                        </w:rPr>
                      </m:ctrlPr>
                    </m:sSubSupPr>
                    <m:e>
                      <m:r>
                        <w:rPr>
                          <w:rFonts w:ascii="Cambria Math" w:hAnsi="Cambria Math" w:cs="Arial"/>
                          <w:sz w:val="32"/>
                          <w:szCs w:val="32"/>
                        </w:rPr>
                        <m:t>V</m:t>
                      </m:r>
                    </m:e>
                    <m:sub>
                      <m:r>
                        <w:rPr>
                          <w:rFonts w:ascii="Cambria Math" w:hAnsi="Cambria Math" w:cs="Arial"/>
                          <w:sz w:val="32"/>
                          <w:szCs w:val="32"/>
                        </w:rPr>
                        <m:t>1</m:t>
                      </m:r>
                    </m:sub>
                    <m:sup>
                      <m:r>
                        <w:rPr>
                          <w:rFonts w:ascii="Cambria Math" w:hAnsi="Cambria Math" w:cs="Arial"/>
                          <w:sz w:val="32"/>
                          <w:szCs w:val="32"/>
                        </w:rPr>
                        <m:t>1</m:t>
                      </m:r>
                    </m:sup>
                  </m:sSubSup>
                  <m:r>
                    <w:rPr>
                      <w:rFonts w:ascii="Cambria Math" w:hAnsi="Cambria Math" w:cs="Arial"/>
                      <w:sz w:val="32"/>
                      <w:szCs w:val="32"/>
                    </w:rPr>
                    <m:t>+</m:t>
                  </m:r>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4</m:t>
                      </m:r>
                    </m:sub>
                  </m:sSub>
                  <m:r>
                    <w:rPr>
                      <w:rFonts w:ascii="Cambria Math" w:hAnsi="Cambria Math" w:cs="Arial"/>
                      <w:sz w:val="32"/>
                      <w:szCs w:val="32"/>
                    </w:rPr>
                    <m:t xml:space="preserve">= </m:t>
                  </m:r>
                  <m:f>
                    <m:fPr>
                      <m:ctrlPr>
                        <w:rPr>
                          <w:rFonts w:ascii="Cambria Math" w:hAnsi="Cambria Math" w:cs="Arial"/>
                          <w:i/>
                          <w:sz w:val="32"/>
                          <w:szCs w:val="32"/>
                        </w:rPr>
                      </m:ctrlPr>
                    </m:fPr>
                    <m:num>
                      <m:r>
                        <w:rPr>
                          <w:rFonts w:ascii="Cambria Math" w:hAnsi="Cambria Math" w:cs="Arial"/>
                          <w:sz w:val="32"/>
                          <w:szCs w:val="32"/>
                        </w:rPr>
                        <m:t>P(v=</m:t>
                      </m:r>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1</m:t>
                          </m:r>
                        </m:sub>
                      </m:sSub>
                      <m:r>
                        <w:rPr>
                          <w:rFonts w:ascii="Cambria Math" w:hAnsi="Cambria Math" w:cs="Arial"/>
                          <w:sz w:val="32"/>
                          <w:szCs w:val="32"/>
                        </w:rPr>
                        <m:t>))</m:t>
                      </m:r>
                    </m:num>
                    <m:den>
                      <m:sSub>
                        <m:sSubPr>
                          <m:ctrlPr>
                            <w:rPr>
                              <w:rFonts w:ascii="Cambria Math" w:hAnsi="Cambria Math" w:cs="Arial"/>
                              <w:i/>
                              <w:sz w:val="32"/>
                              <w:szCs w:val="32"/>
                            </w:rPr>
                          </m:ctrlPr>
                        </m:sSubPr>
                        <m:e>
                          <m:r>
                            <w:rPr>
                              <w:rFonts w:ascii="Cambria Math" w:hAnsi="Cambria Math" w:cs="Arial"/>
                              <w:sz w:val="32"/>
                              <w:szCs w:val="32"/>
                            </w:rPr>
                            <m:t>P</m:t>
                          </m:r>
                        </m:e>
                        <m:sub>
                          <m:r>
                            <w:rPr>
                              <w:rFonts w:ascii="Cambria Math" w:hAnsi="Cambria Math" w:cs="Arial"/>
                              <w:sz w:val="32"/>
                              <w:szCs w:val="32"/>
                            </w:rPr>
                            <m:t>r</m:t>
                          </m:r>
                        </m:sub>
                      </m:sSub>
                    </m:den>
                  </m:f>
                </m:e>
                <m:e>
                  <m:r>
                    <w:rPr>
                      <w:rFonts w:ascii="Cambria Math" w:hAnsi="Cambria Math" w:cs="Arial"/>
                      <w:sz w:val="32"/>
                      <w:szCs w:val="32"/>
                    </w:rPr>
                    <m:t>…………………………….=...………..</m:t>
                  </m:r>
                  <m:ctrlPr>
                    <w:rPr>
                      <w:rFonts w:ascii="Cambria Math" w:eastAsia="Cambria Math" w:hAnsi="Cambria Math" w:cs="Arial"/>
                      <w:i/>
                      <w:sz w:val="32"/>
                      <w:szCs w:val="32"/>
                    </w:rPr>
                  </m:ctrlPr>
                </m:e>
                <m:e>
                  <m:r>
                    <w:rPr>
                      <w:rFonts w:ascii="Cambria Math" w:hAnsi="Cambria Math" w:cs="Arial"/>
                      <w:sz w:val="32"/>
                      <w:szCs w:val="32"/>
                    </w:rPr>
                    <m:t>…………………………….=...………..</m:t>
                  </m:r>
                  <m:ctrlPr>
                    <w:rPr>
                      <w:rFonts w:ascii="Cambria Math" w:eastAsia="Cambria Math" w:hAnsi="Cambria Math" w:cs="Arial"/>
                      <w:i/>
                      <w:sz w:val="32"/>
                      <w:szCs w:val="32"/>
                    </w:rPr>
                  </m:ctrlPr>
                </m:e>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1</m:t>
                      </m:r>
                    </m:sub>
                  </m:sSub>
                  <m:sSubSup>
                    <m:sSubSupPr>
                      <m:ctrlPr>
                        <w:rPr>
                          <w:rFonts w:ascii="Cambria Math" w:hAnsi="Cambria Math" w:cs="Arial"/>
                          <w:i/>
                          <w:sz w:val="32"/>
                          <w:szCs w:val="32"/>
                        </w:rPr>
                      </m:ctrlPr>
                    </m:sSubSupPr>
                    <m:e>
                      <m:r>
                        <w:rPr>
                          <w:rFonts w:ascii="Cambria Math" w:hAnsi="Cambria Math" w:cs="Arial"/>
                          <w:sz w:val="32"/>
                          <w:szCs w:val="32"/>
                        </w:rPr>
                        <m:t>V</m:t>
                      </m:r>
                    </m:e>
                    <m:sub>
                      <m:r>
                        <w:rPr>
                          <w:rFonts w:ascii="Cambria Math" w:hAnsi="Cambria Math" w:cs="Arial"/>
                          <w:sz w:val="32"/>
                          <w:szCs w:val="32"/>
                        </w:rPr>
                        <m:t>4</m:t>
                      </m:r>
                    </m:sub>
                    <m:sup>
                      <m:r>
                        <w:rPr>
                          <w:rFonts w:ascii="Cambria Math" w:hAnsi="Cambria Math" w:cs="Arial"/>
                          <w:sz w:val="32"/>
                          <w:szCs w:val="32"/>
                        </w:rPr>
                        <m:t>3</m:t>
                      </m:r>
                    </m:sup>
                  </m:sSubSup>
                  <m:r>
                    <w:rPr>
                      <w:rFonts w:ascii="Cambria Math" w:hAnsi="Cambria Math" w:cs="Arial"/>
                      <w:sz w:val="32"/>
                      <w:szCs w:val="32"/>
                    </w:rPr>
                    <m:t>+</m:t>
                  </m:r>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2</m:t>
                      </m:r>
                    </m:sub>
                  </m:sSub>
                  <m:sSubSup>
                    <m:sSubSupPr>
                      <m:ctrlPr>
                        <w:rPr>
                          <w:rFonts w:ascii="Cambria Math" w:hAnsi="Cambria Math" w:cs="Arial"/>
                          <w:i/>
                          <w:sz w:val="32"/>
                          <w:szCs w:val="32"/>
                        </w:rPr>
                      </m:ctrlPr>
                    </m:sSubSupPr>
                    <m:e>
                      <m:r>
                        <w:rPr>
                          <w:rFonts w:ascii="Cambria Math" w:hAnsi="Cambria Math" w:cs="Arial"/>
                          <w:sz w:val="32"/>
                          <w:szCs w:val="32"/>
                        </w:rPr>
                        <m:t>V</m:t>
                      </m:r>
                    </m:e>
                    <m:sub>
                      <m:r>
                        <w:rPr>
                          <w:rFonts w:ascii="Cambria Math" w:hAnsi="Cambria Math" w:cs="Arial"/>
                          <w:sz w:val="32"/>
                          <w:szCs w:val="32"/>
                        </w:rPr>
                        <m:t>4</m:t>
                      </m:r>
                    </m:sub>
                    <m:sup>
                      <m:r>
                        <w:rPr>
                          <w:rFonts w:ascii="Cambria Math" w:hAnsi="Cambria Math" w:cs="Arial"/>
                          <w:sz w:val="32"/>
                          <w:szCs w:val="32"/>
                        </w:rPr>
                        <m:t>2</m:t>
                      </m:r>
                    </m:sup>
                  </m:sSubSup>
                  <m:r>
                    <w:rPr>
                      <w:rFonts w:ascii="Cambria Math" w:hAnsi="Cambria Math" w:cs="Arial"/>
                      <w:sz w:val="32"/>
                      <w:szCs w:val="32"/>
                    </w:rPr>
                    <m:t>+</m:t>
                  </m:r>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3</m:t>
                      </m:r>
                    </m:sub>
                  </m:sSub>
                  <m:sSubSup>
                    <m:sSubSupPr>
                      <m:ctrlPr>
                        <w:rPr>
                          <w:rFonts w:ascii="Cambria Math" w:hAnsi="Cambria Math" w:cs="Arial"/>
                          <w:i/>
                          <w:sz w:val="32"/>
                          <w:szCs w:val="32"/>
                        </w:rPr>
                      </m:ctrlPr>
                    </m:sSubSupPr>
                    <m:e>
                      <m:r>
                        <w:rPr>
                          <w:rFonts w:ascii="Cambria Math" w:hAnsi="Cambria Math" w:cs="Arial"/>
                          <w:sz w:val="32"/>
                          <w:szCs w:val="32"/>
                        </w:rPr>
                        <m:t>V</m:t>
                      </m:r>
                    </m:e>
                    <m:sub>
                      <m:r>
                        <w:rPr>
                          <w:rFonts w:ascii="Cambria Math" w:hAnsi="Cambria Math" w:cs="Arial"/>
                          <w:sz w:val="32"/>
                          <w:szCs w:val="32"/>
                        </w:rPr>
                        <m:t>4</m:t>
                      </m:r>
                    </m:sub>
                    <m:sup>
                      <m:r>
                        <w:rPr>
                          <w:rFonts w:ascii="Cambria Math" w:hAnsi="Cambria Math" w:cs="Arial"/>
                          <w:sz w:val="32"/>
                          <w:szCs w:val="32"/>
                        </w:rPr>
                        <m:t>1</m:t>
                      </m:r>
                    </m:sup>
                  </m:sSubSup>
                  <m:r>
                    <w:rPr>
                      <w:rFonts w:ascii="Cambria Math" w:hAnsi="Cambria Math" w:cs="Arial"/>
                      <w:sz w:val="32"/>
                      <w:szCs w:val="32"/>
                    </w:rPr>
                    <m:t>+</m:t>
                  </m:r>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4</m:t>
                      </m:r>
                    </m:sub>
                  </m:sSub>
                  <m:r>
                    <w:rPr>
                      <w:rFonts w:ascii="Cambria Math" w:hAnsi="Cambria Math" w:cs="Arial"/>
                      <w:sz w:val="32"/>
                      <w:szCs w:val="32"/>
                    </w:rPr>
                    <m:t xml:space="preserve">= </m:t>
                  </m:r>
                  <m:f>
                    <m:fPr>
                      <m:ctrlPr>
                        <w:rPr>
                          <w:rFonts w:ascii="Cambria Math" w:hAnsi="Cambria Math" w:cs="Arial"/>
                          <w:i/>
                          <w:sz w:val="32"/>
                          <w:szCs w:val="32"/>
                        </w:rPr>
                      </m:ctrlPr>
                    </m:fPr>
                    <m:num>
                      <m:r>
                        <w:rPr>
                          <w:rFonts w:ascii="Cambria Math" w:hAnsi="Cambria Math" w:cs="Arial"/>
                          <w:sz w:val="32"/>
                          <w:szCs w:val="32"/>
                        </w:rPr>
                        <m:t>P(v=</m:t>
                      </m:r>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4</m:t>
                          </m:r>
                        </m:sub>
                      </m:sSub>
                      <m:r>
                        <w:rPr>
                          <w:rFonts w:ascii="Cambria Math" w:hAnsi="Cambria Math" w:cs="Arial"/>
                          <w:sz w:val="32"/>
                          <w:szCs w:val="32"/>
                        </w:rPr>
                        <m:t>)</m:t>
                      </m:r>
                    </m:num>
                    <m:den>
                      <m:sSub>
                        <m:sSubPr>
                          <m:ctrlPr>
                            <w:rPr>
                              <w:rFonts w:ascii="Cambria Math" w:hAnsi="Cambria Math" w:cs="Arial"/>
                              <w:i/>
                              <w:sz w:val="32"/>
                              <w:szCs w:val="32"/>
                            </w:rPr>
                          </m:ctrlPr>
                        </m:sSubPr>
                        <m:e>
                          <m:r>
                            <w:rPr>
                              <w:rFonts w:ascii="Cambria Math" w:hAnsi="Cambria Math" w:cs="Arial"/>
                              <w:sz w:val="32"/>
                              <w:szCs w:val="32"/>
                            </w:rPr>
                            <m:t>P</m:t>
                          </m:r>
                        </m:e>
                        <m:sub>
                          <m:r>
                            <w:rPr>
                              <w:rFonts w:ascii="Cambria Math" w:hAnsi="Cambria Math" w:cs="Arial"/>
                              <w:sz w:val="32"/>
                              <w:szCs w:val="32"/>
                            </w:rPr>
                            <m:t>r</m:t>
                          </m:r>
                        </m:sub>
                      </m:sSub>
                    </m:den>
                  </m:f>
                </m:e>
              </m:eqArr>
            </m:e>
          </m:d>
        </m:oMath>
      </m:oMathPara>
    </w:p>
    <w:p w14:paraId="52584BF8" w14:textId="77777777" w:rsidR="006A1AA6" w:rsidRDefault="006A1AA6">
      <w:pPr>
        <w:pStyle w:val="Corpsdetexte"/>
        <w:rPr>
          <w:rFonts w:ascii="Arial" w:hAnsi="Arial" w:cs="Arial"/>
        </w:rPr>
      </w:pPr>
    </w:p>
    <w:p w14:paraId="20675285" w14:textId="77777777" w:rsidR="006A1AA6" w:rsidRDefault="000A249A">
      <w:pPr>
        <w:pStyle w:val="Corpsdetexte"/>
        <w:rPr>
          <w:rFonts w:ascii="Arial" w:hAnsi="Arial" w:cs="Arial"/>
        </w:rPr>
      </w:pPr>
      <w:r>
        <w:rPr>
          <w:rFonts w:ascii="Arial" w:hAnsi="Arial" w:cs="Arial"/>
          <w:sz w:val="28"/>
          <w:szCs w:val="28"/>
        </w:rPr>
        <w:t xml:space="preserve">              </w:t>
      </w:r>
      <w:r>
        <w:rPr>
          <w:rFonts w:ascii="Arial" w:hAnsi="Arial" w:cs="Arial"/>
        </w:rPr>
        <w:t xml:space="preserve">Où   </w:t>
      </w:r>
      <m:oMath>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=6 m/s</m:t>
        </m:r>
      </m:oMath>
      <w:r>
        <w:rPr>
          <w:rFonts w:ascii="Arial" w:hAnsi="Arial" w:cs="Arial"/>
        </w:rPr>
        <w:t xml:space="preserve">  , </w:t>
      </w:r>
      <m:oMath>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r>
          <w:rPr>
            <w:rFonts w:ascii="Cambria Math" w:hAnsi="Cambria Math" w:cs="Arial"/>
          </w:rPr>
          <m:t>=8 m/s</m:t>
        </m:r>
      </m:oMath>
      <w:r>
        <w:rPr>
          <w:rFonts w:ascii="Arial" w:hAnsi="Arial" w:cs="Arial"/>
        </w:rPr>
        <w:t xml:space="preserve">, </w:t>
      </w:r>
      <m:oMath>
        <m:sSub>
          <m:sSubPr>
            <m:ctrlPr>
              <w:rPr>
                <w:rFonts w:ascii="Cambria Math" w:hAnsi="Cambria Math" w:cs="Arial"/>
                <w:i/>
              </w:rPr>
            </m:ctrlPr>
          </m:sSubPr>
          <m:e>
            <m:r>
              <w:rPr>
                <w:rFonts w:ascii="Cambria Math" w:hAnsi="Cambria Math" w:cs="Arial"/>
              </w:rPr>
              <m:t>V</m:t>
            </m:r>
          </m:e>
          <m:sub>
            <m:r>
              <w:rPr>
                <w:rFonts w:ascii="Cambria Math" w:hAnsi="Cambria Math" w:cs="Arial"/>
              </w:rPr>
              <m:t>3</m:t>
            </m:r>
          </m:sub>
        </m:sSub>
        <m:r>
          <w:rPr>
            <w:rFonts w:ascii="Cambria Math" w:hAnsi="Cambria Math" w:cs="Arial"/>
          </w:rPr>
          <m:t>=10 m/s</m:t>
        </m:r>
      </m:oMath>
      <w:r>
        <w:rPr>
          <w:rFonts w:ascii="Arial" w:hAnsi="Arial" w:cs="Arial"/>
        </w:rPr>
        <w:t xml:space="preserve"> et </w:t>
      </w:r>
      <m:oMath>
        <m:sSub>
          <m:sSubPr>
            <m:ctrlPr>
              <w:rPr>
                <w:rFonts w:ascii="Cambria Math" w:hAnsi="Cambria Math" w:cs="Arial"/>
                <w:i/>
              </w:rPr>
            </m:ctrlPr>
          </m:sSubPr>
          <m:e>
            <m:r>
              <w:rPr>
                <w:rFonts w:ascii="Cambria Math" w:hAnsi="Cambria Math" w:cs="Arial"/>
              </w:rPr>
              <m:t>V</m:t>
            </m:r>
          </m:e>
          <m:sub>
            <m:r>
              <w:rPr>
                <w:rFonts w:ascii="Cambria Math" w:hAnsi="Cambria Math" w:cs="Arial"/>
              </w:rPr>
              <m:t>4</m:t>
            </m:r>
          </m:sub>
        </m:sSub>
        <m:r>
          <w:rPr>
            <w:rFonts w:ascii="Cambria Math" w:hAnsi="Cambria Math" w:cs="Arial"/>
          </w:rPr>
          <m:t>=12 m/s</m:t>
        </m:r>
      </m:oMath>
    </w:p>
    <w:p w14:paraId="2515204C" w14:textId="77777777" w:rsidR="006A1AA6" w:rsidRDefault="006A1AA6">
      <w:pPr>
        <w:pStyle w:val="Corpsdetexte"/>
        <w:rPr>
          <w:rFonts w:ascii="Arial" w:hAnsi="Arial" w:cs="Arial"/>
        </w:rPr>
      </w:pPr>
    </w:p>
    <w:p w14:paraId="3684D655" w14:textId="77777777" w:rsidR="006A1AA6" w:rsidRDefault="006A1AA6">
      <w:pPr>
        <w:pStyle w:val="Corpsdetexte"/>
        <w:rPr>
          <w:rFonts w:ascii="Arial" w:hAnsi="Arial" w:cs="Arial"/>
        </w:rPr>
      </w:pPr>
    </w:p>
    <w:p w14:paraId="211F42BD" w14:textId="77777777" w:rsidR="006A1AA6" w:rsidRDefault="000A249A">
      <w:pPr>
        <w:pStyle w:val="Corpsdetexte"/>
        <w:rPr>
          <w:rFonts w:ascii="Arial" w:hAnsi="Arial" w:cs="Arial"/>
        </w:rPr>
      </w:pPr>
      <w:r>
        <w:rPr>
          <w:rFonts w:ascii="Arial" w:hAnsi="Arial" w:cs="Arial"/>
        </w:rPr>
        <w:t>Si on pose :</w:t>
      </w:r>
    </w:p>
    <w:p w14:paraId="4750078E" w14:textId="77777777" w:rsidR="006A1AA6" w:rsidRDefault="000A249A">
      <w:pPr>
        <w:pStyle w:val="Corpsdetexte"/>
        <w:rPr>
          <w:rFonts w:ascii="Arial" w:hAnsi="Arial" w:cs="Arial"/>
          <w:sz w:val="36"/>
          <w:szCs w:val="36"/>
        </w:rPr>
      </w:pPr>
      <m:oMath>
        <m:r>
          <w:rPr>
            <w:rFonts w:ascii="Cambria Math" w:hAnsi="Cambria Math" w:cs="Arial"/>
            <w:sz w:val="28"/>
            <w:szCs w:val="28"/>
          </w:rPr>
          <m:t xml:space="preserve">M= </m:t>
        </m:r>
        <m:d>
          <m:dPr>
            <m:ctrlPr>
              <w:rPr>
                <w:rFonts w:ascii="Cambria Math" w:hAnsi="Cambria Math" w:cs="Arial"/>
                <w:i/>
                <w:sz w:val="28"/>
                <w:szCs w:val="28"/>
              </w:rPr>
            </m:ctrlPr>
          </m:dPr>
          <m:e>
            <m:eqArr>
              <m:eqArrPr>
                <m:ctrlPr>
                  <w:rPr>
                    <w:rFonts w:ascii="Cambria Math" w:hAnsi="Cambria Math" w:cs="Arial"/>
                    <w:i/>
                    <w:sz w:val="28"/>
                    <w:szCs w:val="28"/>
                  </w:rPr>
                </m:ctrlPr>
              </m:eqArrPr>
              <m:e>
                <m:sSubSup>
                  <m:sSubSupPr>
                    <m:ctrlPr>
                      <w:rPr>
                        <w:rFonts w:ascii="Cambria Math" w:hAnsi="Cambria Math" w:cs="Arial"/>
                        <w:i/>
                        <w:sz w:val="28"/>
                        <w:szCs w:val="28"/>
                      </w:rPr>
                    </m:ctrlPr>
                  </m:sSubSupPr>
                  <m:e>
                    <m:r>
                      <w:rPr>
                        <w:rFonts w:ascii="Cambria Math" w:hAnsi="Cambria Math" w:cs="Arial"/>
                        <w:sz w:val="28"/>
                        <w:szCs w:val="28"/>
                      </w:rPr>
                      <m:t>V</m:t>
                    </m:r>
                  </m:e>
                  <m:sub>
                    <m:r>
                      <w:rPr>
                        <w:rFonts w:ascii="Cambria Math" w:hAnsi="Cambria Math" w:cs="Arial"/>
                        <w:sz w:val="28"/>
                        <w:szCs w:val="28"/>
                      </w:rPr>
                      <m:t>1</m:t>
                    </m:r>
                  </m:sub>
                  <m:sup>
                    <m:r>
                      <w:rPr>
                        <w:rFonts w:ascii="Cambria Math" w:hAnsi="Cambria Math" w:cs="Arial"/>
                        <w:sz w:val="28"/>
                        <w:szCs w:val="28"/>
                      </w:rPr>
                      <m:t>3</m:t>
                    </m:r>
                  </m:sup>
                </m:sSubSup>
                <m:r>
                  <w:rPr>
                    <w:rFonts w:ascii="Cambria Math" w:hAnsi="Cambria Math" w:cs="Arial"/>
                    <w:sz w:val="28"/>
                    <w:szCs w:val="28"/>
                  </w:rPr>
                  <m:t xml:space="preserve">   </m:t>
                </m:r>
                <m:sSubSup>
                  <m:sSubSupPr>
                    <m:ctrlPr>
                      <w:rPr>
                        <w:rFonts w:ascii="Cambria Math" w:hAnsi="Cambria Math" w:cs="Arial"/>
                        <w:i/>
                        <w:sz w:val="28"/>
                        <w:szCs w:val="28"/>
                      </w:rPr>
                    </m:ctrlPr>
                  </m:sSubSupPr>
                  <m:e>
                    <m:r>
                      <w:rPr>
                        <w:rFonts w:ascii="Cambria Math" w:hAnsi="Cambria Math" w:cs="Arial"/>
                        <w:sz w:val="28"/>
                        <w:szCs w:val="28"/>
                      </w:rPr>
                      <m:t>V</m:t>
                    </m:r>
                  </m:e>
                  <m:sub>
                    <m:r>
                      <w:rPr>
                        <w:rFonts w:ascii="Cambria Math" w:hAnsi="Cambria Math" w:cs="Arial"/>
                        <w:sz w:val="28"/>
                        <w:szCs w:val="28"/>
                      </w:rPr>
                      <m:t>1</m:t>
                    </m:r>
                  </m:sub>
                  <m:sup>
                    <m:r>
                      <w:rPr>
                        <w:rFonts w:ascii="Cambria Math" w:hAnsi="Cambria Math" w:cs="Arial"/>
                        <w:sz w:val="28"/>
                        <w:szCs w:val="28"/>
                      </w:rPr>
                      <m:t>2</m:t>
                    </m:r>
                  </m:sup>
                </m:sSubSup>
                <m:r>
                  <w:rPr>
                    <w:rFonts w:ascii="Cambria Math" w:hAnsi="Cambria Math" w:cs="Arial"/>
                    <w:sz w:val="28"/>
                    <w:szCs w:val="28"/>
                  </w:rPr>
                  <m:t xml:space="preserve">  </m:t>
                </m:r>
                <m:sSubSup>
                  <m:sSubSupPr>
                    <m:ctrlPr>
                      <w:rPr>
                        <w:rFonts w:ascii="Cambria Math" w:hAnsi="Cambria Math" w:cs="Arial"/>
                        <w:i/>
                        <w:sz w:val="28"/>
                        <w:szCs w:val="28"/>
                      </w:rPr>
                    </m:ctrlPr>
                  </m:sSubSupPr>
                  <m:e>
                    <m:r>
                      <w:rPr>
                        <w:rFonts w:ascii="Cambria Math" w:hAnsi="Cambria Math" w:cs="Arial"/>
                        <w:sz w:val="28"/>
                        <w:szCs w:val="28"/>
                      </w:rPr>
                      <m:t>V</m:t>
                    </m:r>
                  </m:e>
                  <m:sub>
                    <m:r>
                      <w:rPr>
                        <w:rFonts w:ascii="Cambria Math" w:hAnsi="Cambria Math" w:cs="Arial"/>
                        <w:sz w:val="28"/>
                        <w:szCs w:val="28"/>
                      </w:rPr>
                      <m:t>1</m:t>
                    </m:r>
                  </m:sub>
                  <m:sup>
                    <m:r>
                      <w:rPr>
                        <w:rFonts w:ascii="Cambria Math" w:hAnsi="Cambria Math" w:cs="Arial"/>
                        <w:sz w:val="28"/>
                        <w:szCs w:val="28"/>
                      </w:rPr>
                      <m:t>1</m:t>
                    </m:r>
                  </m:sup>
                </m:sSubSup>
                <m:r>
                  <w:rPr>
                    <w:rFonts w:ascii="Cambria Math" w:hAnsi="Cambria Math" w:cs="Arial"/>
                    <w:sz w:val="28"/>
                    <w:szCs w:val="28"/>
                  </w:rPr>
                  <m:t xml:space="preserve">  1    </m:t>
                </m:r>
              </m:e>
              <m:e>
                <m:r>
                  <w:rPr>
                    <w:rFonts w:ascii="Cambria Math" w:hAnsi="Cambria Math" w:cs="Arial"/>
                    <w:sz w:val="28"/>
                    <w:szCs w:val="28"/>
                  </w:rPr>
                  <m:t>…..…………</m:t>
                </m:r>
                <m:ctrlPr>
                  <w:rPr>
                    <w:rFonts w:ascii="Cambria Math" w:eastAsia="Cambria Math" w:hAnsi="Cambria Math" w:cs="Arial"/>
                    <w:i/>
                    <w:sz w:val="28"/>
                    <w:szCs w:val="28"/>
                  </w:rPr>
                </m:ctrlPr>
              </m:e>
              <m:e>
                <m:r>
                  <w:rPr>
                    <w:rFonts w:ascii="Cambria Math" w:eastAsia="Cambria Math" w:hAnsi="Cambria Math" w:cs="Arial"/>
                    <w:sz w:val="28"/>
                    <w:szCs w:val="28"/>
                  </w:rPr>
                  <m:t>………………</m:t>
                </m:r>
                <m:ctrlPr>
                  <w:rPr>
                    <w:rFonts w:ascii="Cambria Math" w:eastAsia="Cambria Math" w:hAnsi="Cambria Math" w:cs="Arial"/>
                    <w:i/>
                    <w:sz w:val="28"/>
                    <w:szCs w:val="28"/>
                  </w:rPr>
                </m:ctrlPr>
              </m:e>
              <m:e>
                <m:sSubSup>
                  <m:sSubSupPr>
                    <m:ctrlPr>
                      <w:rPr>
                        <w:rFonts w:ascii="Cambria Math" w:hAnsi="Cambria Math" w:cs="Arial"/>
                        <w:i/>
                        <w:sz w:val="28"/>
                        <w:szCs w:val="28"/>
                      </w:rPr>
                    </m:ctrlPr>
                  </m:sSubSupPr>
                  <m:e>
                    <m:r>
                      <w:rPr>
                        <w:rFonts w:ascii="Cambria Math" w:hAnsi="Cambria Math" w:cs="Arial"/>
                        <w:sz w:val="28"/>
                        <w:szCs w:val="28"/>
                      </w:rPr>
                      <m:t>V</m:t>
                    </m:r>
                  </m:e>
                  <m:sub>
                    <m:r>
                      <w:rPr>
                        <w:rFonts w:ascii="Cambria Math" w:hAnsi="Cambria Math" w:cs="Arial"/>
                        <w:sz w:val="28"/>
                        <w:szCs w:val="28"/>
                      </w:rPr>
                      <m:t>4</m:t>
                    </m:r>
                  </m:sub>
                  <m:sup>
                    <m:r>
                      <w:rPr>
                        <w:rFonts w:ascii="Cambria Math" w:hAnsi="Cambria Math" w:cs="Arial"/>
                        <w:sz w:val="28"/>
                        <w:szCs w:val="28"/>
                      </w:rPr>
                      <m:t>3</m:t>
                    </m:r>
                  </m:sup>
                </m:sSubSup>
                <m:r>
                  <w:rPr>
                    <w:rFonts w:ascii="Cambria Math" w:hAnsi="Cambria Math" w:cs="Arial"/>
                    <w:sz w:val="28"/>
                    <w:szCs w:val="28"/>
                  </w:rPr>
                  <m:t xml:space="preserve">   </m:t>
                </m:r>
                <m:sSubSup>
                  <m:sSubSupPr>
                    <m:ctrlPr>
                      <w:rPr>
                        <w:rFonts w:ascii="Cambria Math" w:hAnsi="Cambria Math" w:cs="Arial"/>
                        <w:i/>
                        <w:sz w:val="28"/>
                        <w:szCs w:val="28"/>
                      </w:rPr>
                    </m:ctrlPr>
                  </m:sSubSupPr>
                  <m:e>
                    <m:r>
                      <w:rPr>
                        <w:rFonts w:ascii="Cambria Math" w:hAnsi="Cambria Math" w:cs="Arial"/>
                        <w:sz w:val="28"/>
                        <w:szCs w:val="28"/>
                      </w:rPr>
                      <m:t>V</m:t>
                    </m:r>
                  </m:e>
                  <m:sub>
                    <m:r>
                      <w:rPr>
                        <w:rFonts w:ascii="Cambria Math" w:hAnsi="Cambria Math" w:cs="Arial"/>
                        <w:sz w:val="28"/>
                        <w:szCs w:val="28"/>
                      </w:rPr>
                      <m:t>4</m:t>
                    </m:r>
                  </m:sub>
                  <m:sup>
                    <m:r>
                      <w:rPr>
                        <w:rFonts w:ascii="Cambria Math" w:hAnsi="Cambria Math" w:cs="Arial"/>
                        <w:sz w:val="28"/>
                        <w:szCs w:val="28"/>
                      </w:rPr>
                      <m:t>2</m:t>
                    </m:r>
                  </m:sup>
                </m:sSubSup>
                <m:r>
                  <w:rPr>
                    <w:rFonts w:ascii="Cambria Math" w:hAnsi="Cambria Math" w:cs="Arial"/>
                    <w:sz w:val="28"/>
                    <w:szCs w:val="28"/>
                  </w:rPr>
                  <m:t xml:space="preserve">  </m:t>
                </m:r>
                <m:sSubSup>
                  <m:sSubSupPr>
                    <m:ctrlPr>
                      <w:rPr>
                        <w:rFonts w:ascii="Cambria Math" w:hAnsi="Cambria Math" w:cs="Arial"/>
                        <w:i/>
                        <w:sz w:val="28"/>
                        <w:szCs w:val="28"/>
                      </w:rPr>
                    </m:ctrlPr>
                  </m:sSubSupPr>
                  <m:e>
                    <m:r>
                      <w:rPr>
                        <w:rFonts w:ascii="Cambria Math" w:hAnsi="Cambria Math" w:cs="Arial"/>
                        <w:sz w:val="28"/>
                        <w:szCs w:val="28"/>
                      </w:rPr>
                      <m:t>V</m:t>
                    </m:r>
                  </m:e>
                  <m:sub>
                    <m:r>
                      <w:rPr>
                        <w:rFonts w:ascii="Cambria Math" w:hAnsi="Cambria Math" w:cs="Arial"/>
                        <w:sz w:val="28"/>
                        <w:szCs w:val="28"/>
                      </w:rPr>
                      <m:t>4</m:t>
                    </m:r>
                  </m:sub>
                  <m:sup>
                    <m:r>
                      <w:rPr>
                        <w:rFonts w:ascii="Cambria Math" w:hAnsi="Cambria Math" w:cs="Arial"/>
                        <w:sz w:val="28"/>
                        <w:szCs w:val="28"/>
                      </w:rPr>
                      <m:t>1</m:t>
                    </m:r>
                  </m:sup>
                </m:sSubSup>
                <m:r>
                  <w:rPr>
                    <w:rFonts w:ascii="Cambria Math" w:hAnsi="Cambria Math" w:cs="Arial"/>
                    <w:sz w:val="28"/>
                    <w:szCs w:val="28"/>
                  </w:rPr>
                  <m:t xml:space="preserve">  1</m:t>
                </m:r>
              </m:e>
            </m:eqArr>
          </m:e>
        </m:d>
      </m:oMath>
      <w:r>
        <w:rPr>
          <w:rFonts w:ascii="Arial" w:hAnsi="Arial" w:cs="Arial"/>
          <w:sz w:val="36"/>
          <w:szCs w:val="36"/>
        </w:rPr>
        <w:t xml:space="preserve">,  </w:t>
      </w:r>
      <m:oMath>
        <m:r>
          <w:rPr>
            <w:rFonts w:ascii="Cambria Math" w:hAnsi="Cambria Math" w:cs="Arial"/>
            <w:sz w:val="28"/>
            <w:szCs w:val="28"/>
          </w:rPr>
          <m:t xml:space="preserve">X= </m:t>
        </m:r>
        <m:d>
          <m:dPr>
            <m:ctrlPr>
              <w:rPr>
                <w:rFonts w:ascii="Cambria Math" w:hAnsi="Cambria Math" w:cs="Arial"/>
                <w:i/>
                <w:sz w:val="28"/>
                <w:szCs w:val="28"/>
              </w:rPr>
            </m:ctrlPr>
          </m:dPr>
          <m:e>
            <m:eqArr>
              <m:eqArrPr>
                <m:ctrlPr>
                  <w:rPr>
                    <w:rFonts w:ascii="Cambria Math" w:hAnsi="Cambria Math" w:cs="Arial"/>
                    <w:i/>
                    <w:sz w:val="28"/>
                    <w:szCs w:val="28"/>
                  </w:rPr>
                </m:ctrlPr>
              </m:eqArr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1</m:t>
                    </m:r>
                  </m:sub>
                </m:sSub>
              </m:e>
              <m:e>
                <m:r>
                  <w:rPr>
                    <w:rFonts w:ascii="Cambria Math" w:hAnsi="Cambria Math" w:cs="Arial"/>
                    <w:sz w:val="28"/>
                    <w:szCs w:val="28"/>
                  </w:rPr>
                  <m:t>…</m:t>
                </m:r>
                <m:ctrlPr>
                  <w:rPr>
                    <w:rFonts w:ascii="Cambria Math" w:eastAsia="Cambria Math" w:hAnsi="Cambria Math" w:cs="Arial"/>
                    <w:i/>
                    <w:sz w:val="28"/>
                    <w:szCs w:val="28"/>
                  </w:rPr>
                </m:ctrlPr>
              </m:e>
              <m:e>
                <m:r>
                  <w:rPr>
                    <w:rFonts w:ascii="Cambria Math" w:eastAsia="Cambria Math" w:hAnsi="Cambria Math" w:cs="Arial"/>
                    <w:sz w:val="28"/>
                    <w:szCs w:val="28"/>
                  </w:rPr>
                  <m:t>…</m:t>
                </m:r>
                <m:ctrlPr>
                  <w:rPr>
                    <w:rFonts w:ascii="Cambria Math" w:eastAsia="Cambria Math" w:hAnsi="Cambria Math" w:cs="Arial"/>
                    <w:i/>
                    <w:sz w:val="28"/>
                    <w:szCs w:val="28"/>
                  </w:rPr>
                </m:ctrlPr>
              </m:e>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4</m:t>
                    </m:r>
                  </m:sub>
                </m:sSub>
              </m:e>
            </m:eqArr>
          </m:e>
        </m:d>
      </m:oMath>
      <w:r>
        <w:rPr>
          <w:rFonts w:ascii="Arial" w:hAnsi="Arial" w:cs="Arial"/>
          <w:sz w:val="36"/>
          <w:szCs w:val="36"/>
        </w:rPr>
        <w:t xml:space="preserve"> et </w:t>
      </w:r>
      <m:oMath>
        <m:r>
          <w:rPr>
            <w:rFonts w:ascii="Cambria Math" w:hAnsi="Cambria Math" w:cs="Arial"/>
            <w:sz w:val="28"/>
            <w:szCs w:val="28"/>
          </w:rPr>
          <m:t xml:space="preserve">Y= </m:t>
        </m:r>
        <m:d>
          <m:dPr>
            <m:ctrlPr>
              <w:rPr>
                <w:rFonts w:ascii="Cambria Math" w:hAnsi="Cambria Math" w:cs="Arial"/>
                <w:i/>
                <w:sz w:val="28"/>
                <w:szCs w:val="28"/>
              </w:rPr>
            </m:ctrlPr>
          </m:dPr>
          <m:e>
            <m:eqArr>
              <m:eqArrPr>
                <m:ctrlPr>
                  <w:rPr>
                    <w:rFonts w:ascii="Cambria Math" w:hAnsi="Cambria Math" w:cs="Arial"/>
                    <w:i/>
                    <w:sz w:val="28"/>
                    <w:szCs w:val="28"/>
                  </w:rPr>
                </m:ctrlPr>
              </m:eqArrPr>
              <m:e>
                <m:f>
                  <m:fPr>
                    <m:ctrlPr>
                      <w:rPr>
                        <w:rFonts w:ascii="Cambria Math" w:hAnsi="Cambria Math" w:cs="Arial"/>
                        <w:i/>
                        <w:sz w:val="28"/>
                        <w:szCs w:val="28"/>
                      </w:rPr>
                    </m:ctrlPr>
                  </m:fPr>
                  <m:num>
                    <m:r>
                      <w:rPr>
                        <w:rFonts w:ascii="Cambria Math" w:hAnsi="Cambria Math" w:cs="Arial"/>
                        <w:sz w:val="28"/>
                        <w:szCs w:val="28"/>
                      </w:rPr>
                      <m:t xml:space="preserve">P(v =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1</m:t>
                        </m:r>
                      </m:sub>
                    </m:sSub>
                    <m:r>
                      <w:rPr>
                        <w:rFonts w:ascii="Cambria Math" w:hAnsi="Cambria Math" w:cs="Arial"/>
                        <w:sz w:val="28"/>
                        <w:szCs w:val="28"/>
                      </w:rPr>
                      <m:t>)</m:t>
                    </m:r>
                  </m:num>
                  <m:den>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r</m:t>
                        </m:r>
                      </m:sub>
                    </m:sSub>
                  </m:den>
                </m:f>
              </m:e>
              <m:e>
                <m:r>
                  <w:rPr>
                    <w:rFonts w:ascii="Cambria Math" w:hAnsi="Cambria Math" w:cs="Arial"/>
                    <w:sz w:val="28"/>
                    <w:szCs w:val="28"/>
                  </w:rPr>
                  <m:t>…</m:t>
                </m:r>
                <m:ctrlPr>
                  <w:rPr>
                    <w:rFonts w:ascii="Cambria Math" w:eastAsia="Cambria Math" w:hAnsi="Cambria Math" w:cs="Arial"/>
                    <w:i/>
                    <w:sz w:val="28"/>
                    <w:szCs w:val="28"/>
                  </w:rPr>
                </m:ctrlPr>
              </m:e>
              <m:e>
                <m:r>
                  <w:rPr>
                    <w:rFonts w:ascii="Cambria Math" w:eastAsia="Cambria Math" w:hAnsi="Cambria Math" w:cs="Arial"/>
                    <w:sz w:val="28"/>
                    <w:szCs w:val="28"/>
                  </w:rPr>
                  <m:t>…</m:t>
                </m:r>
                <m:ctrlPr>
                  <w:rPr>
                    <w:rFonts w:ascii="Cambria Math" w:eastAsia="Cambria Math" w:hAnsi="Cambria Math" w:cs="Arial"/>
                    <w:i/>
                    <w:sz w:val="28"/>
                    <w:szCs w:val="28"/>
                  </w:rPr>
                </m:ctrlPr>
              </m:e>
              <m:e>
                <m:f>
                  <m:fPr>
                    <m:ctrlPr>
                      <w:rPr>
                        <w:rFonts w:ascii="Cambria Math" w:hAnsi="Cambria Math" w:cs="Arial"/>
                        <w:i/>
                        <w:sz w:val="28"/>
                        <w:szCs w:val="28"/>
                      </w:rPr>
                    </m:ctrlPr>
                  </m:fPr>
                  <m:num>
                    <m:r>
                      <w:rPr>
                        <w:rFonts w:ascii="Cambria Math" w:hAnsi="Cambria Math" w:cs="Arial"/>
                        <w:sz w:val="28"/>
                        <w:szCs w:val="28"/>
                      </w:rPr>
                      <m:t xml:space="preserve">P(v = </m:t>
                    </m:r>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4</m:t>
                        </m:r>
                      </m:sub>
                    </m:sSub>
                    <m:r>
                      <w:rPr>
                        <w:rFonts w:ascii="Cambria Math" w:hAnsi="Cambria Math" w:cs="Arial"/>
                        <w:sz w:val="28"/>
                        <w:szCs w:val="28"/>
                      </w:rPr>
                      <m:t>)</m:t>
                    </m:r>
                  </m:num>
                  <m:den>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r</m:t>
                        </m:r>
                      </m:sub>
                    </m:sSub>
                  </m:den>
                </m:f>
              </m:e>
            </m:eqArr>
          </m:e>
        </m:d>
      </m:oMath>
    </w:p>
    <w:p w14:paraId="742CE51D" w14:textId="77777777" w:rsidR="006A1AA6" w:rsidRDefault="000A249A">
      <w:pPr>
        <w:pStyle w:val="Corpsdetexte"/>
        <w:rPr>
          <w:rFonts w:ascii="Arial" w:hAnsi="Arial" w:cs="Arial"/>
        </w:rPr>
      </w:pPr>
      <w:r>
        <w:rPr>
          <w:rFonts w:ascii="Arial" w:hAnsi="Arial" w:cs="Arial"/>
        </w:rPr>
        <w:t>On aboutit au système d’équation matriciel ci-dessous qui est solvable sous R.</w:t>
      </w:r>
    </w:p>
    <w:p w14:paraId="4F51F61E" w14:textId="635CFE18" w:rsidR="006A1AA6" w:rsidRDefault="000A249A" w:rsidP="00E62673">
      <w:pPr>
        <w:pStyle w:val="Corpsdetexte"/>
        <w:rPr>
          <w:rFonts w:ascii="Arial" w:hAnsi="Arial" w:cs="Arial"/>
        </w:rPr>
      </w:pPr>
      <m:oMathPara>
        <m:oMath>
          <m:r>
            <w:rPr>
              <w:rFonts w:ascii="Cambria Math" w:hAnsi="Cambria Math" w:cs="Arial"/>
              <w:sz w:val="28"/>
              <w:szCs w:val="28"/>
            </w:rPr>
            <m:t>MX=Y</m:t>
          </m:r>
        </m:oMath>
      </m:oMathPara>
    </w:p>
    <w:p w14:paraId="170084A6" w14:textId="77777777" w:rsidR="006A1AA6" w:rsidRDefault="006A1AA6">
      <w:pPr>
        <w:pStyle w:val="----Corpsdetexte----"/>
        <w:rPr>
          <w:rFonts w:ascii="Arial" w:hAnsi="Arial" w:cs="Arial"/>
        </w:rPr>
      </w:pPr>
    </w:p>
    <w:p w14:paraId="7A07E36D" w14:textId="77777777" w:rsidR="006A1AA6" w:rsidRDefault="006A1AA6">
      <w:pPr>
        <w:rPr>
          <w:rFonts w:ascii="Arial" w:hAnsi="Arial" w:cs="Arial"/>
        </w:rPr>
      </w:pPr>
    </w:p>
    <w:p w14:paraId="1BACCAB4" w14:textId="77777777" w:rsidR="006A1AA6" w:rsidRDefault="000A249A">
      <w:pPr>
        <w:widowControl/>
        <w:suppressAutoHyphens w:val="0"/>
        <w:spacing w:before="278" w:line="284" w:lineRule="atLeast"/>
        <w:rPr>
          <w:rFonts w:ascii="Arial" w:eastAsia="Times New Roman" w:hAnsi="Arial" w:cs="Arial"/>
        </w:rPr>
      </w:pPr>
      <w:r>
        <w:rPr>
          <w:rFonts w:ascii="Arial" w:eastAsia="Times New Roman" w:hAnsi="Arial" w:cs="Arial"/>
        </w:rPr>
        <w:t>[Les annexes peuvent être numérotées différemment du corps du mémoire.]</w:t>
      </w:r>
    </w:p>
    <w:p w14:paraId="5B7207D1" w14:textId="77777777" w:rsidR="006A1AA6" w:rsidRDefault="006A1AA6">
      <w:pPr>
        <w:rPr>
          <w:rFonts w:ascii="Arial" w:hAnsi="Arial" w:cs="Arial"/>
        </w:rPr>
        <w:sectPr w:rsidR="006A1AA6">
          <w:footerReference w:type="default" r:id="rId54"/>
          <w:footnotePr>
            <w:pos w:val="beneathText"/>
          </w:footnotePr>
          <w:type w:val="continuous"/>
          <w:pgSz w:w="11906" w:h="16838"/>
          <w:pgMar w:top="1417" w:right="1417" w:bottom="1983" w:left="1417" w:header="720" w:footer="1417" w:gutter="0"/>
          <w:cols w:space="720"/>
        </w:sectPr>
      </w:pPr>
    </w:p>
    <w:p w14:paraId="40A2BEEF" w14:textId="77777777" w:rsidR="006A1AA6" w:rsidRDefault="000A249A">
      <w:pPr>
        <w:pStyle w:val="601Rsumtexte"/>
        <w:rPr>
          <w:rFonts w:ascii="Arial" w:hAnsi="Arial" w:cs="Arial"/>
          <w:sz w:val="24"/>
        </w:rPr>
      </w:pPr>
      <w:r>
        <w:rPr>
          <w:rFonts w:ascii="Arial" w:hAnsi="Arial" w:cs="Arial"/>
          <w:sz w:val="24"/>
        </w:rPr>
        <w:lastRenderedPageBreak/>
        <w:t>[Modèle de quatrième de couverture pour l'impression papier]</w:t>
      </w:r>
    </w:p>
    <w:p w14:paraId="3E83A0C7" w14:textId="77777777" w:rsidR="006A1AA6" w:rsidRDefault="000A249A">
      <w:pPr>
        <w:pStyle w:val="102TitreMmoire"/>
        <w:rPr>
          <w:rFonts w:ascii="Arial" w:hAnsi="Arial" w:cs="Arial"/>
          <w:sz w:val="24"/>
        </w:rPr>
      </w:pPr>
      <w:r>
        <w:rPr>
          <w:rFonts w:ascii="Arial" w:hAnsi="Arial" w:cs="Arial"/>
          <w:sz w:val="24"/>
        </w:rPr>
        <w:t>Résumé</w:t>
      </w:r>
    </w:p>
    <w:p w14:paraId="5ABBD6D8" w14:textId="77777777" w:rsidR="006A1AA6" w:rsidRDefault="000A249A">
      <w:pPr>
        <w:pStyle w:val="601Rsumtexte"/>
        <w:rPr>
          <w:rFonts w:ascii="Arial" w:hAnsi="Arial" w:cs="Arial"/>
          <w:sz w:val="24"/>
        </w:rPr>
      </w:pPr>
      <w:r>
        <w:rPr>
          <w:rFonts w:ascii="Arial" w:hAnsi="Arial" w:cs="Arial"/>
          <w:sz w:val="24"/>
        </w:rPr>
        <w:t>[Texte du résumé en français]</w:t>
      </w:r>
    </w:p>
    <w:p w14:paraId="732E1387" w14:textId="77777777" w:rsidR="006A1AA6" w:rsidRDefault="006A1AA6">
      <w:pPr>
        <w:pStyle w:val="601Rsumtexte"/>
        <w:rPr>
          <w:rFonts w:ascii="Arial" w:hAnsi="Arial" w:cs="Arial"/>
          <w:sz w:val="24"/>
        </w:rPr>
      </w:pPr>
    </w:p>
    <w:p w14:paraId="49B013EF" w14:textId="77777777" w:rsidR="006A1AA6" w:rsidRDefault="000A249A">
      <w:pPr>
        <w:pStyle w:val="602Motscltitre"/>
        <w:rPr>
          <w:rFonts w:cs="Arial"/>
        </w:rPr>
      </w:pPr>
      <w:r>
        <w:rPr>
          <w:rFonts w:cs="Arial"/>
        </w:rPr>
        <w:t xml:space="preserve">Mots clés </w:t>
      </w:r>
    </w:p>
    <w:p w14:paraId="02F99544" w14:textId="77777777" w:rsidR="006A1AA6" w:rsidRDefault="000A249A">
      <w:pPr>
        <w:pStyle w:val="603Motscltexte"/>
        <w:rPr>
          <w:rFonts w:ascii="Arial" w:hAnsi="Arial" w:cs="Arial"/>
          <w:sz w:val="24"/>
        </w:rPr>
      </w:pPr>
      <w:r>
        <w:rPr>
          <w:rFonts w:ascii="Arial" w:hAnsi="Arial" w:cs="Arial"/>
          <w:sz w:val="24"/>
        </w:rPr>
        <w:t>[liste des mots clés en français]</w:t>
      </w:r>
    </w:p>
    <w:p w14:paraId="3BDFF239" w14:textId="77777777" w:rsidR="006A1AA6" w:rsidRDefault="006A1AA6">
      <w:pPr>
        <w:pStyle w:val="603Motscltexte"/>
        <w:rPr>
          <w:rFonts w:ascii="Arial" w:hAnsi="Arial" w:cs="Arial"/>
          <w:sz w:val="24"/>
        </w:rPr>
      </w:pPr>
    </w:p>
    <w:p w14:paraId="195C481B" w14:textId="77777777" w:rsidR="006A1AA6" w:rsidRDefault="006A1AA6">
      <w:pPr>
        <w:pStyle w:val="603Motscltexte"/>
        <w:rPr>
          <w:rFonts w:ascii="Arial" w:hAnsi="Arial" w:cs="Arial"/>
          <w:sz w:val="24"/>
        </w:rPr>
      </w:pPr>
    </w:p>
    <w:p w14:paraId="044704A9" w14:textId="77777777" w:rsidR="006A1AA6" w:rsidRDefault="006A1AA6">
      <w:pPr>
        <w:pStyle w:val="Corpsdetexte"/>
        <w:rPr>
          <w:rFonts w:ascii="Arial" w:hAnsi="Arial" w:cs="Arial"/>
        </w:rPr>
      </w:pPr>
    </w:p>
    <w:p w14:paraId="338A7A7F" w14:textId="77777777" w:rsidR="006A1AA6" w:rsidRDefault="006A1AA6">
      <w:pPr>
        <w:pStyle w:val="Corpsdetexte"/>
        <w:rPr>
          <w:rFonts w:ascii="Arial" w:hAnsi="Arial" w:cs="Arial"/>
        </w:rPr>
      </w:pPr>
    </w:p>
    <w:p w14:paraId="628A2F54" w14:textId="77777777" w:rsidR="006A1AA6" w:rsidRDefault="006A1AA6">
      <w:pPr>
        <w:pStyle w:val="Corpsdetexte"/>
        <w:rPr>
          <w:rFonts w:ascii="Arial" w:hAnsi="Arial" w:cs="Arial"/>
        </w:rPr>
      </w:pPr>
    </w:p>
    <w:p w14:paraId="6A469782" w14:textId="77777777" w:rsidR="006A1AA6" w:rsidRDefault="006A1AA6">
      <w:pPr>
        <w:pStyle w:val="Corpsdetexte"/>
        <w:rPr>
          <w:rFonts w:ascii="Arial" w:hAnsi="Arial" w:cs="Arial"/>
        </w:rPr>
      </w:pPr>
    </w:p>
    <w:p w14:paraId="312F48F1" w14:textId="77777777" w:rsidR="006A1AA6" w:rsidRDefault="006A1AA6">
      <w:pPr>
        <w:pStyle w:val="Corpsdetexte"/>
        <w:rPr>
          <w:rFonts w:ascii="Arial" w:hAnsi="Arial" w:cs="Arial"/>
        </w:rPr>
      </w:pPr>
    </w:p>
    <w:p w14:paraId="7E0E22E8" w14:textId="77777777" w:rsidR="006A1AA6" w:rsidRDefault="006A1AA6">
      <w:pPr>
        <w:pStyle w:val="Corpsdetexte"/>
        <w:rPr>
          <w:rFonts w:ascii="Arial" w:hAnsi="Arial" w:cs="Arial"/>
        </w:rPr>
      </w:pPr>
    </w:p>
    <w:p w14:paraId="7F5E2AEB" w14:textId="77777777" w:rsidR="006A1AA6" w:rsidRDefault="006A1AA6">
      <w:pPr>
        <w:pStyle w:val="Corpsdetexte"/>
        <w:rPr>
          <w:rFonts w:ascii="Arial" w:hAnsi="Arial" w:cs="Arial"/>
        </w:rPr>
      </w:pPr>
    </w:p>
    <w:p w14:paraId="5AA17753" w14:textId="77777777" w:rsidR="006A1AA6" w:rsidRDefault="006A1AA6">
      <w:pPr>
        <w:pStyle w:val="Corpsdetexte"/>
        <w:rPr>
          <w:rFonts w:ascii="Arial" w:hAnsi="Arial" w:cs="Arial"/>
        </w:rPr>
      </w:pPr>
    </w:p>
    <w:p w14:paraId="7F6B9206" w14:textId="77777777" w:rsidR="006A1AA6" w:rsidRDefault="006A1AA6">
      <w:pPr>
        <w:pStyle w:val="Corpsdetexte"/>
        <w:rPr>
          <w:rFonts w:ascii="Arial" w:hAnsi="Arial" w:cs="Arial"/>
        </w:rPr>
      </w:pPr>
    </w:p>
    <w:p w14:paraId="5CCDFF71" w14:textId="77777777" w:rsidR="006A1AA6" w:rsidRDefault="006A1AA6">
      <w:pPr>
        <w:pStyle w:val="Corpsdetexte"/>
        <w:rPr>
          <w:rFonts w:ascii="Arial" w:hAnsi="Arial" w:cs="Arial"/>
        </w:rPr>
      </w:pPr>
    </w:p>
    <w:p w14:paraId="65CD7747" w14:textId="77777777" w:rsidR="006A1AA6" w:rsidRDefault="006A1AA6">
      <w:pPr>
        <w:pStyle w:val="Corpsdetexte"/>
        <w:rPr>
          <w:rFonts w:ascii="Arial" w:hAnsi="Arial" w:cs="Arial"/>
        </w:rPr>
      </w:pPr>
    </w:p>
    <w:p w14:paraId="1665C7D8" w14:textId="77777777" w:rsidR="006A1AA6" w:rsidRDefault="006A1AA6">
      <w:pPr>
        <w:pStyle w:val="Corpsdetexte"/>
        <w:rPr>
          <w:rFonts w:ascii="Arial" w:hAnsi="Arial" w:cs="Arial"/>
        </w:rPr>
      </w:pPr>
    </w:p>
    <w:p w14:paraId="59B07645" w14:textId="77777777" w:rsidR="006A1AA6" w:rsidRDefault="006A1AA6">
      <w:pPr>
        <w:pStyle w:val="Corpsdetexte"/>
        <w:rPr>
          <w:rFonts w:ascii="Arial" w:hAnsi="Arial" w:cs="Arial"/>
        </w:rPr>
      </w:pPr>
    </w:p>
    <w:p w14:paraId="61B615DF" w14:textId="77777777" w:rsidR="006A1AA6" w:rsidRDefault="006A1AA6">
      <w:pPr>
        <w:pStyle w:val="Corpsdetexte"/>
        <w:rPr>
          <w:rFonts w:ascii="Arial" w:hAnsi="Arial" w:cs="Arial"/>
        </w:rPr>
      </w:pPr>
    </w:p>
    <w:p w14:paraId="2171FFEE" w14:textId="77777777" w:rsidR="006A1AA6" w:rsidRDefault="006A1AA6">
      <w:pPr>
        <w:pStyle w:val="Corpsdetexte"/>
        <w:rPr>
          <w:rFonts w:ascii="Arial" w:hAnsi="Arial" w:cs="Arial"/>
        </w:rPr>
      </w:pPr>
    </w:p>
    <w:p w14:paraId="2D7400DD" w14:textId="77777777" w:rsidR="006A1AA6" w:rsidRDefault="006A1AA6">
      <w:pPr>
        <w:pStyle w:val="Corpsdetexte"/>
        <w:rPr>
          <w:rFonts w:ascii="Arial" w:hAnsi="Arial" w:cs="Arial"/>
        </w:rPr>
      </w:pPr>
    </w:p>
    <w:p w14:paraId="5651E8FD" w14:textId="77777777" w:rsidR="006A1AA6" w:rsidRDefault="000A249A">
      <w:pPr>
        <w:pStyle w:val="Corpsdetexte"/>
        <w:rPr>
          <w:rFonts w:ascii="Arial" w:hAnsi="Arial" w:cs="Arial"/>
        </w:rPr>
      </w:pPr>
      <w:r>
        <w:rPr>
          <w:rFonts w:ascii="Arial" w:hAnsi="Arial" w:cs="Arial"/>
        </w:rPr>
        <w:t>Pour citer ce document : [Nom, Prénom, année de soutenance (AAAA). Titre du rapport ou du mémoire. Type de document, diplôme, spécialité, option, Montpellier SupAgro. Nombre de pages.]</w:t>
      </w:r>
    </w:p>
    <w:p w14:paraId="1F640F6C" w14:textId="77777777" w:rsidR="006A1AA6" w:rsidRDefault="006A1AA6">
      <w:pPr>
        <w:pStyle w:val="Corpsdetexte"/>
        <w:rPr>
          <w:rFonts w:ascii="Arial" w:hAnsi="Arial" w:cs="Arial"/>
        </w:rPr>
      </w:pPr>
    </w:p>
    <w:p w14:paraId="5CB07015" w14:textId="77777777" w:rsidR="006A1AA6" w:rsidRDefault="000A249A">
      <w:pPr>
        <w:pStyle w:val="Corpsdetexte"/>
        <w:rPr>
          <w:rFonts w:ascii="Arial" w:hAnsi="Arial" w:cs="Arial"/>
        </w:rPr>
      </w:pPr>
      <w:r>
        <w:rPr>
          <w:rFonts w:ascii="Arial" w:hAnsi="Arial" w:cs="Arial"/>
        </w:rPr>
        <w:t xml:space="preserve">Montpellier SupAgro, Institut national d’études supérieures agronomiques de Montpellier, 2 place Pierre Viala, 34060 Montpellier cedex 02. </w:t>
      </w:r>
      <w:hyperlink r:id="rId55" w:history="1">
        <w:r>
          <w:rPr>
            <w:rStyle w:val="Lienhypertexte"/>
            <w:rFonts w:ascii="Arial" w:hAnsi="Arial" w:cs="Arial"/>
          </w:rPr>
          <w:t>http://www.supagro.fr</w:t>
        </w:r>
      </w:hyperlink>
      <w:r>
        <w:rPr>
          <w:rFonts w:ascii="Arial" w:hAnsi="Arial" w:cs="Arial"/>
        </w:rPr>
        <w:t xml:space="preserve"> </w:t>
      </w:r>
    </w:p>
    <w:p w14:paraId="77C8CB43" w14:textId="77777777" w:rsidR="006A1AA6" w:rsidRDefault="000A249A">
      <w:pPr>
        <w:pStyle w:val="Corpsdetexte"/>
        <w:jc w:val="center"/>
        <w:rPr>
          <w:rFonts w:ascii="Arial" w:hAnsi="Arial" w:cs="Arial"/>
        </w:rPr>
      </w:pPr>
      <w:r>
        <w:rPr>
          <w:rFonts w:ascii="Arial" w:hAnsi="Arial" w:cs="Arial"/>
        </w:rPr>
        <w:t xml:space="preserve">Exemples de logos des établissements partenaires ou des structures d’accueil à rajouter </w:t>
      </w:r>
      <w:r>
        <w:rPr>
          <w:rFonts w:ascii="Arial" w:hAnsi="Arial" w:cs="Arial"/>
        </w:rPr>
        <w:lastRenderedPageBreak/>
        <w:t>le cas échéant sur la page de couverture</w:t>
      </w:r>
    </w:p>
    <w:p w14:paraId="6D2AD049" w14:textId="77777777" w:rsidR="006A1AA6" w:rsidRDefault="006A1AA6">
      <w:pPr>
        <w:pStyle w:val="Corpsdetexte"/>
        <w:rPr>
          <w:rFonts w:ascii="Arial" w:hAnsi="Arial" w:cs="Arial"/>
        </w:rPr>
      </w:pPr>
    </w:p>
    <w:p w14:paraId="1E855F9B" w14:textId="77777777" w:rsidR="006A1AA6" w:rsidRDefault="006A1AA6">
      <w:pPr>
        <w:pStyle w:val="Corpsdetexte"/>
        <w:rPr>
          <w:rFonts w:ascii="Arial" w:hAnsi="Arial" w:cs="Arial"/>
        </w:rPr>
      </w:pPr>
    </w:p>
    <w:p w14:paraId="7DB1841D" w14:textId="77777777" w:rsidR="006A1AA6" w:rsidRDefault="000A249A">
      <w:pPr>
        <w:pStyle w:val="Titredetableau"/>
        <w:rPr>
          <w:rFonts w:ascii="Arial" w:hAnsi="Arial" w:cs="Arial"/>
          <w:sz w:val="24"/>
        </w:rPr>
      </w:pPr>
      <w:r>
        <w:rPr>
          <w:rFonts w:ascii="Arial" w:hAnsi="Arial" w:cs="Arial"/>
          <w:sz w:val="24"/>
        </w:rPr>
        <w:t>Logos partenaires</w:t>
      </w:r>
    </w:p>
    <w:p w14:paraId="1E263F54" w14:textId="77777777" w:rsidR="006A1AA6" w:rsidRDefault="006A1AA6">
      <w:pPr>
        <w:rPr>
          <w:rFonts w:ascii="Arial" w:hAnsi="Arial" w:cs="Arial"/>
        </w:rPr>
      </w:pPr>
    </w:p>
    <w:p w14:paraId="3C58377B" w14:textId="77777777" w:rsidR="006A1AA6" w:rsidRDefault="006A1AA6">
      <w:pPr>
        <w:rPr>
          <w:rFonts w:ascii="Arial" w:hAnsi="Arial" w:cs="Arial"/>
        </w:rPr>
      </w:pPr>
    </w:p>
    <w:p w14:paraId="1F554BD8" w14:textId="77777777" w:rsidR="006A1AA6" w:rsidRDefault="000A249A">
      <w:pPr>
        <w:rPr>
          <w:rFonts w:ascii="Arial" w:hAnsi="Arial" w:cs="Arial"/>
        </w:rPr>
      </w:pPr>
      <w:r>
        <w:rPr>
          <w:rFonts w:ascii="Arial" w:hAnsi="Arial" w:cs="Arial"/>
          <w:noProof/>
        </w:rPr>
        <w:drawing>
          <wp:inline distT="0" distB="0" distL="0" distR="0" wp14:anchorId="5C12ECAE" wp14:editId="5D0EBA82">
            <wp:extent cx="3257550" cy="657225"/>
            <wp:effectExtent l="0" t="0" r="0" b="0"/>
            <wp:docPr id="2" name="Image 2" descr="logagrotech_SBL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logagrotech_SBL_RVB"/>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3257550" cy="657225"/>
                    </a:xfrm>
                    <a:prstGeom prst="rect">
                      <a:avLst/>
                    </a:prstGeom>
                    <a:noFill/>
                    <a:ln>
                      <a:noFill/>
                    </a:ln>
                  </pic:spPr>
                </pic:pic>
              </a:graphicData>
            </a:graphic>
          </wp:inline>
        </w:drawing>
      </w:r>
    </w:p>
    <w:p w14:paraId="264B4F00" w14:textId="77777777" w:rsidR="006A1AA6" w:rsidRDefault="006A1AA6">
      <w:pPr>
        <w:rPr>
          <w:rFonts w:ascii="Arial" w:hAnsi="Arial" w:cs="Arial"/>
        </w:rPr>
      </w:pPr>
    </w:p>
    <w:p w14:paraId="322268F3" w14:textId="77777777" w:rsidR="006A1AA6" w:rsidRDefault="006A1AA6">
      <w:pPr>
        <w:rPr>
          <w:rFonts w:ascii="Arial" w:hAnsi="Arial" w:cs="Arial"/>
        </w:rPr>
      </w:pPr>
    </w:p>
    <w:p w14:paraId="6D2103B9" w14:textId="77777777" w:rsidR="006A1AA6" w:rsidRDefault="000A249A">
      <w:pPr>
        <w:rPr>
          <w:rFonts w:ascii="Arial" w:hAnsi="Arial" w:cs="Arial"/>
        </w:rPr>
      </w:pPr>
      <w:r>
        <w:rPr>
          <w:rFonts w:ascii="Arial" w:hAnsi="Arial" w:cs="Arial"/>
          <w:noProof/>
        </w:rPr>
        <w:drawing>
          <wp:inline distT="0" distB="0" distL="0" distR="0" wp14:anchorId="1915EB44" wp14:editId="78EF419A">
            <wp:extent cx="1885950" cy="1247775"/>
            <wp:effectExtent l="0" t="0" r="0" b="0"/>
            <wp:docPr id="3" name="Image 3" descr="LogoAgrocampusO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LogoAgrocampusOues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885950" cy="1247775"/>
                    </a:xfrm>
                    <a:prstGeom prst="rect">
                      <a:avLst/>
                    </a:prstGeom>
                    <a:noFill/>
                    <a:ln>
                      <a:noFill/>
                    </a:ln>
                  </pic:spPr>
                </pic:pic>
              </a:graphicData>
            </a:graphic>
          </wp:inline>
        </w:drawing>
      </w:r>
    </w:p>
    <w:p w14:paraId="2698BB0F" w14:textId="77777777" w:rsidR="006A1AA6" w:rsidRDefault="006A1AA6">
      <w:pPr>
        <w:rPr>
          <w:rFonts w:ascii="Arial" w:hAnsi="Arial" w:cs="Arial"/>
        </w:rPr>
      </w:pPr>
    </w:p>
    <w:p w14:paraId="4C4CE2D3" w14:textId="77777777" w:rsidR="006A1AA6" w:rsidRDefault="006A1AA6">
      <w:pPr>
        <w:rPr>
          <w:rFonts w:ascii="Arial" w:hAnsi="Arial" w:cs="Arial"/>
        </w:rPr>
      </w:pPr>
    </w:p>
    <w:p w14:paraId="3CA69138" w14:textId="77777777" w:rsidR="006A1AA6" w:rsidRDefault="000A249A">
      <w:pPr>
        <w:rPr>
          <w:rFonts w:ascii="Arial" w:hAnsi="Arial" w:cs="Arial"/>
        </w:rPr>
      </w:pPr>
      <w:r>
        <w:rPr>
          <w:rFonts w:ascii="Arial" w:hAnsi="Arial" w:cs="Arial"/>
          <w:noProof/>
        </w:rPr>
        <w:drawing>
          <wp:inline distT="0" distB="0" distL="0" distR="0" wp14:anchorId="0DB4B01A" wp14:editId="67D4925C">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Bordeaux Sciences Ag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p>
    <w:p w14:paraId="5D1DDFA4" w14:textId="77777777" w:rsidR="006A1AA6" w:rsidRDefault="006A1AA6">
      <w:pPr>
        <w:rPr>
          <w:rFonts w:ascii="Arial" w:hAnsi="Arial" w:cs="Arial"/>
        </w:rPr>
      </w:pPr>
    </w:p>
    <w:p w14:paraId="5E198FA9" w14:textId="77777777" w:rsidR="006A1AA6" w:rsidRDefault="006A1AA6">
      <w:pPr>
        <w:pStyle w:val="Corpsdetexte"/>
        <w:rPr>
          <w:rFonts w:ascii="Arial" w:hAnsi="Arial" w:cs="Arial"/>
        </w:rPr>
      </w:pPr>
    </w:p>
    <w:p w14:paraId="15A9349E" w14:textId="77777777" w:rsidR="006A1AA6" w:rsidRDefault="006A1AA6">
      <w:pPr>
        <w:pStyle w:val="Corpsdetexte"/>
        <w:rPr>
          <w:rFonts w:ascii="Arial" w:hAnsi="Arial" w:cs="Arial"/>
        </w:rPr>
      </w:pPr>
    </w:p>
    <w:p w14:paraId="17544C4B" w14:textId="77777777" w:rsidR="006A1AA6" w:rsidRDefault="00CC6269">
      <w:pPr>
        <w:pStyle w:val="Corpsdetexte"/>
        <w:rPr>
          <w:rFonts w:ascii="Arial" w:hAnsi="Arial" w:cs="Arial"/>
        </w:rPr>
      </w:pPr>
      <w:r>
        <w:rPr>
          <w:rFonts w:ascii="Arial" w:hAnsi="Arial" w:cs="Arial"/>
        </w:rPr>
        <w:pict w14:anchorId="4C6A1169">
          <v:shape id="_x0000_i1025" type="#_x0000_t75" style="width:151.5pt;height:43.5pt">
            <v:imagedata r:id="rId58" o:title=""/>
          </v:shape>
        </w:pict>
      </w:r>
    </w:p>
    <w:p w14:paraId="31F3F349" w14:textId="77777777" w:rsidR="006A1AA6" w:rsidRDefault="006A1AA6">
      <w:pPr>
        <w:pStyle w:val="Corpsdetexte"/>
        <w:rPr>
          <w:rFonts w:ascii="Arial" w:hAnsi="Arial" w:cs="Arial"/>
        </w:rPr>
      </w:pPr>
    </w:p>
    <w:p w14:paraId="76C9091D" w14:textId="77777777" w:rsidR="006A1AA6" w:rsidRDefault="006A1AA6">
      <w:pPr>
        <w:pStyle w:val="Corpsdetexte"/>
        <w:rPr>
          <w:rFonts w:ascii="Arial" w:hAnsi="Arial" w:cs="Arial"/>
        </w:rPr>
      </w:pPr>
    </w:p>
    <w:p w14:paraId="196F9652" w14:textId="77777777" w:rsidR="006A1AA6" w:rsidRDefault="000A249A">
      <w:pPr>
        <w:pStyle w:val="Corpsdetexte"/>
        <w:rPr>
          <w:rFonts w:ascii="Arial" w:hAnsi="Arial" w:cs="Arial"/>
        </w:rPr>
      </w:pPr>
      <w:r>
        <w:rPr>
          <w:rFonts w:ascii="Arial" w:hAnsi="Arial" w:cs="Arial"/>
          <w:noProof/>
        </w:rPr>
        <w:drawing>
          <wp:inline distT="0" distB="0" distL="0" distR="0" wp14:anchorId="60FFC71C" wp14:editId="4F866865">
            <wp:extent cx="1266825" cy="581025"/>
            <wp:effectExtent l="0" t="0" r="0" b="0"/>
            <wp:docPr id="6" name="Image 3" descr="Logotype-INRA-pantone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descr="Logotype-INRA-pantone3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266825" cy="581025"/>
                    </a:xfrm>
                    <a:prstGeom prst="rect">
                      <a:avLst/>
                    </a:prstGeom>
                    <a:noFill/>
                    <a:ln>
                      <a:noFill/>
                    </a:ln>
                  </pic:spPr>
                </pic:pic>
              </a:graphicData>
            </a:graphic>
          </wp:inline>
        </w:drawing>
      </w:r>
    </w:p>
    <w:sectPr w:rsidR="006A1AA6">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IDI" w:date="2019-09-09T11:43:00Z" w:initials="B">
    <w:p w14:paraId="671ED058" w14:textId="77777777" w:rsidR="003917B3" w:rsidRDefault="0044089D">
      <w:pPr>
        <w:pStyle w:val="Commentaire"/>
      </w:pPr>
      <w:r>
        <w:rPr>
          <w:rStyle w:val="Marquedecommentaire"/>
        </w:rPr>
        <w:annotationRef/>
      </w:r>
      <w:r>
        <w:t>J’ai l’impression que tu as fait deux pages de garde. A moins que ce ne soit une recommandation de tes encadreurs, je pense que ce n’est pas nécessaire.</w:t>
      </w:r>
    </w:p>
    <w:p w14:paraId="3F6497B7" w14:textId="242BB3E3" w:rsidR="0044089D" w:rsidRDefault="0044089D">
      <w:pPr>
        <w:pStyle w:val="Commentaire"/>
      </w:pPr>
      <w:r>
        <w:t xml:space="preserve"> La 2</w:t>
      </w:r>
      <w:r w:rsidRPr="0044089D">
        <w:rPr>
          <w:vertAlign w:val="superscript"/>
        </w:rPr>
        <w:t>ème</w:t>
      </w:r>
      <w:r>
        <w:t xml:space="preserve"> me semble plus complète (avec le</w:t>
      </w:r>
      <w:r w:rsidR="003917B3">
        <w:t>s</w:t>
      </w:r>
      <w:r>
        <w:t xml:space="preserve"> noms de tes différents encadreurs)</w:t>
      </w:r>
      <w:bookmarkStart w:id="1" w:name="_GoBack"/>
      <w:bookmarkEnd w:id="1"/>
    </w:p>
  </w:comment>
  <w:comment w:id="29" w:author="ylebras" w:date="2019-09-06T17:33:00Z" w:initials="y">
    <w:p w14:paraId="68E69A22" w14:textId="77777777" w:rsidR="00CC6269" w:rsidRPr="000A249A" w:rsidRDefault="00CC6269">
      <w:pPr>
        <w:pStyle w:val="Commentaire"/>
      </w:pPr>
      <w:r w:rsidRPr="000A249A">
        <w:t>Un peu de mis en forme pourrait améliorer fortement la lisibilité ici tous les niveaux sont confondus visuellement</w:t>
      </w:r>
    </w:p>
  </w:comment>
  <w:comment w:id="92" w:author="ylebras" w:date="2019-09-06T18:17:00Z" w:initials="y">
    <w:p w14:paraId="23A2693C" w14:textId="77777777" w:rsidR="00CC6269" w:rsidRPr="000A249A" w:rsidRDefault="00CC6269">
      <w:pPr>
        <w:pStyle w:val="Commentaire"/>
      </w:pPr>
      <w:r w:rsidRPr="000A249A">
        <w:t>Garde en tête que l’une des deux suffit à justifier de la selection de modèle. Dans notre cas l’intéret de la validation croisée est surtout de pourvoir présumer de l’efficacité réelle de modèle : Que se passerait t-il sur un nouveau site une nouvelle année ???</w:t>
      </w:r>
    </w:p>
  </w:comment>
  <w:comment w:id="152" w:author="BIDI" w:date="2019-09-09T11:32:00Z" w:initials="B">
    <w:p w14:paraId="1CAE0E55" w14:textId="1AFE5E92" w:rsidR="00092898" w:rsidRDefault="00092898">
      <w:pPr>
        <w:pStyle w:val="Commentaire"/>
      </w:pPr>
      <w:r>
        <w:rPr>
          <w:rStyle w:val="Marquedecommentaire"/>
        </w:rPr>
        <w:annotationRef/>
      </w:r>
      <w:r>
        <w:t>La table « etre_presente » semble figurer deux fois dans le schéma relationnel</w:t>
      </w:r>
    </w:p>
    <w:p w14:paraId="65CFDD91" w14:textId="77777777" w:rsidR="00092898" w:rsidRDefault="00092898">
      <w:pPr>
        <w:pStyle w:val="Commentaire"/>
      </w:pPr>
    </w:p>
    <w:p w14:paraId="7273F0D8" w14:textId="642B9933" w:rsidR="00092898" w:rsidRDefault="004E70A5">
      <w:pPr>
        <w:pStyle w:val="Commentaire"/>
      </w:pPr>
      <w:r>
        <w:t>Existe-t-il une différence séma</w:t>
      </w:r>
      <w:r w:rsidR="00092898">
        <w:t>ntique entre « etre_presente » et « </w:t>
      </w:r>
      <w:r>
        <w:t>etre_</w:t>
      </w:r>
      <w:r w:rsidR="00092898">
        <w:t>situe</w:t>
      </w:r>
      <w:r>
        <w:t> »</w:t>
      </w:r>
    </w:p>
  </w:comment>
  <w:comment w:id="171" w:author="BIDI" w:date="2019-09-09T11:21:00Z" w:initials="B">
    <w:p w14:paraId="34646331" w14:textId="5C0325E1" w:rsidR="00A81A4C" w:rsidRDefault="00A81A4C">
      <w:pPr>
        <w:pStyle w:val="Commentaire"/>
      </w:pPr>
      <w:r>
        <w:rPr>
          <w:rStyle w:val="Marquedecommentaire"/>
        </w:rPr>
        <w:annotationRef/>
      </w:r>
      <w:r>
        <w:t>« Secondairement » ou bien « dans un deuxième temps » est attendu par la suite.</w:t>
      </w:r>
    </w:p>
  </w:comment>
  <w:comment w:id="183" w:author="yves" w:date="2019-09-07T19:03:00Z" w:initials="y">
    <w:p w14:paraId="48F78475" w14:textId="77777777" w:rsidR="00CC6269" w:rsidRDefault="00CC6269" w:rsidP="00446FDD">
      <w:pPr>
        <w:pStyle w:val="Commentaire"/>
      </w:pPr>
      <w:r>
        <w:t>Fagniné tu as travaillé sur l’architecture du système. Je pense que tu devrais développer un peu cet argument.  C’est en lien avec ta formation et ca fait le lien entre tes deux chapitres ! Bref c’est parfait pour conclure.</w:t>
      </w:r>
    </w:p>
    <w:p w14:paraId="5AA15418" w14:textId="77777777" w:rsidR="00CC6269" w:rsidRDefault="00CC6269" w:rsidP="00446FDD">
      <w:pPr>
        <w:pStyle w:val="Commentaire"/>
      </w:pPr>
    </w:p>
    <w:p w14:paraId="7A240384" w14:textId="77777777" w:rsidR="00CC6269" w:rsidRDefault="00CC6269" w:rsidP="00446FDD">
      <w:pPr>
        <w:pStyle w:val="Commentaire"/>
      </w:pPr>
      <w:r>
        <w:t>En quoi la praticité des différents  sytèmes te semble différente ?</w:t>
      </w:r>
    </w:p>
  </w:comment>
  <w:comment w:id="198" w:author="ylebras" w:date="2019-08-14T11:58:00Z" w:initials="y">
    <w:p w14:paraId="497D7F85" w14:textId="77777777" w:rsidR="00CC6269" w:rsidRDefault="00CC6269">
      <w:pPr>
        <w:pStyle w:val="Commentaire"/>
      </w:pPr>
      <w:r>
        <w:t>Charlotte et moi on comprend ce que tu veux dire mais ce ne sera pas clair pour quelqu’un d’extérieur.</w:t>
      </w:r>
    </w:p>
    <w:p w14:paraId="4FCF2616" w14:textId="77777777" w:rsidR="00CC6269" w:rsidRDefault="00CC6269">
      <w:pPr>
        <w:pStyle w:val="Commentaire"/>
      </w:pPr>
    </w:p>
    <w:p w14:paraId="6EFFB5DA" w14:textId="77777777" w:rsidR="00CC6269" w:rsidRDefault="00CC6269">
      <w:pPr>
        <w:pStyle w:val="Commentaire"/>
      </w:pPr>
      <w:r>
        <w:t>Il faut que tu développes cet exemple (c’est un exemple important car ce serait une amélioration importante et probable que tu devra aborder de toute façon dans ta discussion/perspectives)</w:t>
      </w:r>
    </w:p>
    <w:p w14:paraId="2EFF179A" w14:textId="77777777" w:rsidR="00CC6269" w:rsidRDefault="00CC6269">
      <w:pPr>
        <w:pStyle w:val="Commentaire"/>
      </w:pPr>
      <w:r>
        <w:t>A ce sujet il faut que tu mentionne le système probat en Allemagne.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6497B7" w15:done="0"/>
  <w15:commentEx w15:paraId="68E69A22" w15:done="0"/>
  <w15:commentEx w15:paraId="23A2693C" w15:done="0"/>
  <w15:commentEx w15:paraId="7273F0D8" w15:done="0"/>
  <w15:commentEx w15:paraId="34646331" w15:done="0"/>
  <w15:commentEx w15:paraId="7A240384" w15:done="0"/>
  <w15:commentEx w15:paraId="2EFF1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9A22" w16cid:durableId="211DFAB3"/>
  <w16cid:commentId w16cid:paraId="23A2693C" w16cid:durableId="211DFAE0"/>
  <w16cid:commentId w16cid:paraId="7A240384" w16cid:durableId="21202B30"/>
  <w16cid:commentId w16cid:paraId="2EFF179A" w16cid:durableId="211DFAF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B505AD" w14:textId="77777777" w:rsidR="00614DCC" w:rsidRDefault="00614DCC">
      <w:pPr>
        <w:spacing w:after="0" w:line="240" w:lineRule="auto"/>
      </w:pPr>
      <w:r>
        <w:separator/>
      </w:r>
    </w:p>
  </w:endnote>
  <w:endnote w:type="continuationSeparator" w:id="0">
    <w:p w14:paraId="77C5E653" w14:textId="77777777" w:rsidR="00614DCC" w:rsidRDefault="00614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Gubbi"/>
    <w:charset w:val="00"/>
    <w:family w:val="auto"/>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Open Sans"/>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等线">
    <w:altName w:val="MS PMincho"/>
    <w:panose1 w:val="00000000000000000000"/>
    <w:charset w:val="80"/>
    <w:family w:val="roman"/>
    <w:notTrueType/>
    <w:pitch w:val="default"/>
  </w:font>
  <w:font w:name="Cambria Math">
    <w:panose1 w:val="02040503050406030204"/>
    <w:charset w:val="00"/>
    <w:family w:val="roman"/>
    <w:pitch w:val="variable"/>
    <w:sig w:usb0="E00002FF" w:usb1="420024FF" w:usb2="00000000" w:usb3="00000000" w:csb0="0000019F" w:csb1="00000000"/>
  </w:font>
  <w:font w:name="等线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D963A" w14:textId="77777777" w:rsidR="00CC6269" w:rsidRDefault="00CC6269">
    <w:pPr>
      <w:pStyle w:val="Pieddepage"/>
      <w:jc w:val="center"/>
    </w:pPr>
    <w:r>
      <w:fldChar w:fldCharType="begin"/>
    </w:r>
    <w:r>
      <w:instrText xml:space="preserve"> PAGE </w:instrText>
    </w:r>
    <w:r>
      <w:fldChar w:fldCharType="separate"/>
    </w:r>
    <w:r w:rsidR="003917B3">
      <w:rPr>
        <w:noProof/>
      </w:rPr>
      <w:t>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04601" w14:textId="77777777" w:rsidR="00CC6269" w:rsidRDefault="00CC6269">
    <w:pPr>
      <w:pStyle w:val="Pieddepage"/>
      <w:jc w:val="center"/>
    </w:pPr>
    <w:r>
      <w:fldChar w:fldCharType="begin"/>
    </w:r>
    <w:r>
      <w:instrText xml:space="preserve"> PAGE </w:instrText>
    </w:r>
    <w:r>
      <w:fldChar w:fldCharType="separate"/>
    </w:r>
    <w:r w:rsidR="003917B3">
      <w:rPr>
        <w:noProof/>
      </w:rPr>
      <w:t>10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ABDD7" w14:textId="77777777" w:rsidR="00CC6269" w:rsidRDefault="00CC6269">
    <w:pPr>
      <w:pStyle w:val="Pieddepage"/>
      <w:jc w:val="center"/>
    </w:pPr>
    <w:r>
      <w:fldChar w:fldCharType="begin"/>
    </w:r>
    <w:r>
      <w:instrText xml:space="preserve"> PAGE </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A98DC" w14:textId="77777777" w:rsidR="00CC6269" w:rsidRDefault="00CC6269">
    <w:pPr>
      <w:pStyle w:val="Pieddepage"/>
      <w:jc w:val="center"/>
    </w:pPr>
    <w:r>
      <w:fldChar w:fldCharType="begin"/>
    </w:r>
    <w:r>
      <w:instrText xml:space="preserve"> PAGE </w:instrText>
    </w:r>
    <w:r>
      <w:fldChar w:fldCharType="separate"/>
    </w:r>
    <w:r w:rsidR="003917B3">
      <w:rPr>
        <w:noProof/>
      </w:rPr>
      <w:t>21</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8D65B" w14:textId="77777777" w:rsidR="00CC6269" w:rsidRDefault="00CC6269">
    <w:pPr>
      <w:pStyle w:val="Pieddepage"/>
      <w:jc w:val="center"/>
    </w:pPr>
    <w:r>
      <w:fldChar w:fldCharType="begin"/>
    </w:r>
    <w:r>
      <w:instrText xml:space="preserve"> PAGE </w:instrText>
    </w:r>
    <w:r>
      <w:fldChar w:fldCharType="separate"/>
    </w:r>
    <w:r w:rsidR="0044089D">
      <w:rPr>
        <w:noProof/>
      </w:rPr>
      <w:t>56</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FDC3" w14:textId="77777777" w:rsidR="00CC6269" w:rsidRDefault="00CC626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C9BDA0" w14:textId="77777777" w:rsidR="00614DCC" w:rsidRDefault="00614DCC">
      <w:pPr>
        <w:spacing w:after="0" w:line="240" w:lineRule="auto"/>
      </w:pPr>
      <w:r>
        <w:separator/>
      </w:r>
    </w:p>
  </w:footnote>
  <w:footnote w:type="continuationSeparator" w:id="0">
    <w:p w14:paraId="07AA4C32" w14:textId="77777777" w:rsidR="00614DCC" w:rsidRDefault="00614DCC">
      <w:pPr>
        <w:spacing w:after="0" w:line="240" w:lineRule="auto"/>
      </w:pPr>
      <w:r>
        <w:continuationSeparator/>
      </w:r>
    </w:p>
  </w:footnote>
  <w:footnote w:id="1">
    <w:p w14:paraId="2505E724" w14:textId="77777777" w:rsidR="00CC6269" w:rsidRDefault="00CC6269">
      <w:pPr>
        <w:pStyle w:val="Notedebasdepage"/>
        <w:snapToGrid w:val="0"/>
      </w:pPr>
      <w:r>
        <w:rPr>
          <w:rStyle w:val="Appelnotedebasdep"/>
        </w:rPr>
        <w:footnoteRef/>
      </w:r>
      <w:r>
        <w:t xml:space="preserve"> </w:t>
      </w:r>
      <w:r w:rsidRPr="009D7633">
        <w:t xml:space="preserve">Mtep: </w:t>
      </w:r>
      <w:r w:rsidRPr="009D7633">
        <w:rPr>
          <w:rFonts w:ascii="Arial" w:hAnsi="Arial" w:cs="Arial"/>
        </w:rPr>
        <w:t>Million de tonnes équivalent pétrole</w:t>
      </w:r>
    </w:p>
  </w:footnote>
  <w:footnote w:id="2">
    <w:p w14:paraId="6E8125DE" w14:textId="4961A643" w:rsidR="00CC6269" w:rsidRPr="00AE32F4" w:rsidRDefault="00CC6269">
      <w:pPr>
        <w:pStyle w:val="Notedebasdepage"/>
        <w:snapToGrid w:val="0"/>
      </w:pPr>
      <w:r>
        <w:rPr>
          <w:rStyle w:val="Appelnotedebasdep"/>
        </w:rPr>
        <w:footnoteRef/>
      </w:r>
      <w:r>
        <w:t xml:space="preserve"> </w:t>
      </w:r>
      <w:r w:rsidRPr="00AE32F4">
        <w:t>L’altitude des microphones est choisie afin de faire coïncider cette altitude médiane avec la limite basse de la zone balayée par les pales au-dessous de laquelle le risque de collision est écarté.</w:t>
      </w:r>
    </w:p>
  </w:footnote>
  <w:footnote w:id="3">
    <w:p w14:paraId="6B96B506" w14:textId="77777777" w:rsidR="00CC6269" w:rsidRPr="00C400A4" w:rsidRDefault="00CC6269">
      <w:pPr>
        <w:pStyle w:val="Notedebasdepage"/>
        <w:snapToGrid w:val="0"/>
      </w:pPr>
      <w:r>
        <w:rPr>
          <w:rStyle w:val="Appelnotedebasdep"/>
        </w:rPr>
        <w:footnoteRef/>
      </w:r>
      <w:r>
        <w:t xml:space="preserve"> </w:t>
      </w:r>
      <w:r w:rsidRPr="00C400A4">
        <w:t xml:space="preserve">En effet, les périodes choisies pour le bridage étant purement aléatoires il n’y a aucune raison que leur sélection soit biaisée «en faveur des chiroptères» ou «en faveur des développeurs éoliens». </w:t>
      </w:r>
    </w:p>
  </w:footnote>
  <w:footnote w:id="4">
    <w:p w14:paraId="0FAB9F4B" w14:textId="69F94D98" w:rsidR="00CC6269" w:rsidRPr="002C0D09" w:rsidRDefault="00CC6269">
      <w:pPr>
        <w:pStyle w:val="Notedebasdepage"/>
        <w:snapToGrid w:val="0"/>
      </w:pPr>
      <w:r>
        <w:rPr>
          <w:rStyle w:val="Appelnotedebasdep"/>
        </w:rPr>
        <w:footnoteRef/>
      </w:r>
      <w:r>
        <w:t xml:space="preserve"> </w:t>
      </w:r>
      <w:r w:rsidRPr="002C0D09">
        <w:t>Le paramètre de dispersion peut être définit de différentes façons. Dans R</w:t>
      </w:r>
      <w:r>
        <w:t>,</w:t>
      </w:r>
      <w:r w:rsidRPr="002C0D09">
        <w:t xml:space="preserve"> </w:t>
      </w:r>
      <m:oMath>
        <m:r>
          <w:rPr>
            <w:rFonts w:ascii="Cambria Math" w:hAnsi="Cambria Math"/>
          </w:rPr>
          <m:t>θ</m:t>
        </m:r>
      </m:oMath>
      <w:r w:rsidRPr="00AE2C11">
        <w:t xml:space="preserve"> </w:t>
      </w:r>
      <w:r w:rsidRPr="002C0D09">
        <w:t>est définit par rapport à la moyenne</w:t>
      </w:r>
      <w:r>
        <w:t xml:space="preserve"> </w:t>
      </w:r>
      <m:oMath>
        <m:r>
          <w:rPr>
            <w:rFonts w:ascii="Cambria Math" w:eastAsia="Times New Roman" w:hAnsi="Cambria Math" w:cs="Arial"/>
          </w:rPr>
          <m:t>μ</m:t>
        </m:r>
      </m:oMath>
      <w:r w:rsidRPr="002C0D09">
        <w:t xml:space="preserve"> et à la variance</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2C0D09">
        <w:t xml:space="preserve">par </w:t>
      </w:r>
      <m:oMath>
        <m:r>
          <w:rPr>
            <w:rFonts w:ascii="Cambria Math" w:hAnsi="Cambria Math"/>
          </w:rPr>
          <m:t>σ</m:t>
        </m:r>
      </m:oMath>
      <w:r w:rsidRPr="00AE2C11">
        <w:t xml:space="preserve"> </w:t>
      </w:r>
      <w:r w:rsidRPr="002C0D09">
        <w:t xml:space="preserve">= </w:t>
      </w:r>
      <m:oMath>
        <m:r>
          <w:rPr>
            <w:rFonts w:ascii="Cambria Math" w:eastAsia="Times New Roman" w:hAnsi="Cambria Math" w:cs="Arial"/>
          </w:rPr>
          <m:t>μ</m:t>
        </m:r>
      </m:oMath>
      <w:r w:rsidRPr="00AE2C11">
        <w:t xml:space="preserve"> </w:t>
      </w:r>
      <w:r w:rsidRPr="002C0D09">
        <w:t xml:space="preserve">+ </w:t>
      </w:r>
      <m:oMath>
        <m:r>
          <w:rPr>
            <w:rFonts w:ascii="Cambria Math" w:eastAsia="Times New Roman" w:hAnsi="Cambria Math" w:cs="Arial"/>
          </w:rPr>
          <m:t>μ</m:t>
        </m:r>
      </m:oMath>
      <w:r w:rsidRPr="00AE2C11">
        <w:t xml:space="preserve"> </w:t>
      </w:r>
      <w:r w:rsidRPr="002C0D09">
        <w:t>² * 1/</w:t>
      </w:r>
      <m:oMath>
        <m:r>
          <w:rPr>
            <w:rFonts w:ascii="Cambria Math" w:hAnsi="Cambria Math"/>
          </w:rPr>
          <m:t xml:space="preserve"> θ</m:t>
        </m:r>
      </m:oMath>
    </w:p>
  </w:footnote>
  <w:footnote w:id="5">
    <w:p w14:paraId="6915F427" w14:textId="77777777" w:rsidR="00CC6269" w:rsidRDefault="00CC6269" w:rsidP="00326AA6">
      <w:pPr>
        <w:pStyle w:val="Notedebasdepage"/>
        <w:snapToGrid w:val="0"/>
      </w:pPr>
      <w:r>
        <w:rPr>
          <w:rStyle w:val="Appelnotedebasdep"/>
        </w:rPr>
        <w:footnoteRef/>
      </w:r>
      <w:r>
        <w:t xml:space="preserve"> </w:t>
      </w:r>
      <w:r>
        <w:rPr>
          <w:rFonts w:ascii="Arial" w:hAnsi="Arial" w:cs="Arial"/>
        </w:rPr>
        <w:t>Cette étude est l’occasion de déterminer si oui ou non le modèle d’activité de Chirotech est pertinent sur le site en question. Si ce n’est pas le cas, une solution alternative à Chirotech sera proposée au client.</w:t>
      </w:r>
    </w:p>
  </w:footnote>
  <w:footnote w:id="6">
    <w:p w14:paraId="22C6E013" w14:textId="3CB4757D" w:rsidR="00CC6269" w:rsidRDefault="00CC6269" w:rsidP="00746C3D">
      <w:pPr>
        <w:pStyle w:val="Notedebasdepage"/>
        <w:snapToGrid w:val="0"/>
      </w:pPr>
      <w:r>
        <w:rPr>
          <w:rStyle w:val="Appelnotedebasdep"/>
        </w:rPr>
        <w:footnoteRef/>
      </w:r>
      <w:r>
        <w:t xml:space="preserve"> 5% de mortalité potentielle peut représenter 0 individu ou au contraire une part significative de la population d’une espèce selon le site considéré et selon l’espèce considérée.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CF7280C"/>
    <w:multiLevelType w:val="singleLevel"/>
    <w:tmpl w:val="FCF7280C"/>
    <w:lvl w:ilvl="0">
      <w:start w:val="1"/>
      <w:numFmt w:val="bullet"/>
      <w:lvlText w:val=""/>
      <w:lvlJc w:val="left"/>
      <w:pPr>
        <w:tabs>
          <w:tab w:val="left" w:pos="420"/>
        </w:tabs>
        <w:ind w:left="420" w:hanging="420"/>
      </w:pPr>
      <w:rPr>
        <w:rFonts w:ascii="Wingdings" w:hAnsi="Wingdings" w:hint="default"/>
      </w:rPr>
    </w:lvl>
  </w:abstractNum>
  <w:abstractNum w:abstractNumId="1">
    <w:nsid w:val="00000001"/>
    <w:multiLevelType w:val="multilevel"/>
    <w:tmpl w:val="00000001"/>
    <w:lvl w:ilvl="0">
      <w:start w:val="1"/>
      <w:numFmt w:val="decimal"/>
      <w:lvlText w:val="Annexe %1  "/>
      <w:lvlJc w:val="left"/>
      <w:pPr>
        <w:tabs>
          <w:tab w:val="left" w:pos="0"/>
        </w:tabs>
        <w:ind w:left="0" w:firstLine="0"/>
      </w:pPr>
    </w:lvl>
    <w:lvl w:ilvl="1">
      <w:start w:val="1"/>
      <w:numFmt w:val="decimal"/>
      <w:lvlText w:val="%1.%2"/>
      <w:lvlJc w:val="left"/>
      <w:pPr>
        <w:tabs>
          <w:tab w:val="left" w:pos="0"/>
        </w:tabs>
        <w:ind w:left="0" w:firstLine="0"/>
      </w:pPr>
    </w:lvl>
    <w:lvl w:ilvl="2">
      <w:start w:val="1"/>
      <w:numFmt w:val="decimal"/>
      <w:lvlText w:val="%1.%2.%3"/>
      <w:lvlJc w:val="left"/>
      <w:pPr>
        <w:tabs>
          <w:tab w:val="left" w:pos="0"/>
        </w:tabs>
        <w:ind w:left="0" w:firstLine="0"/>
      </w:pPr>
    </w:lvl>
    <w:lvl w:ilvl="3">
      <w:start w:val="1"/>
      <w:numFmt w:val="decimal"/>
      <w:pStyle w:val="305Niveau4"/>
      <w:lvlText w:val="%1.%2.%3.%4"/>
      <w:lvlJc w:val="left"/>
      <w:pPr>
        <w:tabs>
          <w:tab w:val="left" w:pos="0"/>
        </w:tabs>
        <w:ind w:left="0" w:firstLine="0"/>
      </w:pPr>
    </w:lvl>
    <w:lvl w:ilvl="4">
      <w:start w:val="1"/>
      <w:numFmt w:val="decimal"/>
      <w:pStyle w:val="306Niveau5"/>
      <w:lvlText w:val="%1.%2.%3.%4.%5"/>
      <w:lvlJc w:val="left"/>
      <w:pPr>
        <w:tabs>
          <w:tab w:val="left" w:pos="0"/>
        </w:tabs>
        <w:ind w:left="0" w:firstLine="0"/>
      </w:pPr>
    </w:lvl>
    <w:lvl w:ilvl="5">
      <w:start w:val="1"/>
      <w:numFmt w:val="decimal"/>
      <w:lvlText w:val="%1.%2.%3.%4.%5.%6"/>
      <w:lvlJc w:val="left"/>
      <w:pPr>
        <w:tabs>
          <w:tab w:val="left" w:pos="0"/>
        </w:tabs>
        <w:ind w:left="0" w:firstLine="0"/>
      </w:pPr>
    </w:lvl>
    <w:lvl w:ilvl="6">
      <w:start w:val="1"/>
      <w:numFmt w:val="decimal"/>
      <w:lvlText w:val="%1.%2.%3.%4.%5.%6.%7"/>
      <w:lvlJc w:val="left"/>
      <w:pPr>
        <w:tabs>
          <w:tab w:val="left" w:pos="0"/>
        </w:tabs>
        <w:ind w:left="0" w:firstLine="0"/>
      </w:pPr>
    </w:lvl>
    <w:lvl w:ilvl="7">
      <w:start w:val="1"/>
      <w:numFmt w:val="decimal"/>
      <w:lvlText w:val="%1.%2.%3.%4.%5.%6.%7.%8"/>
      <w:lvlJc w:val="left"/>
      <w:pPr>
        <w:tabs>
          <w:tab w:val="left" w:pos="0"/>
        </w:tabs>
        <w:ind w:left="0" w:firstLine="0"/>
      </w:pPr>
    </w:lvl>
    <w:lvl w:ilvl="8">
      <w:start w:val="1"/>
      <w:numFmt w:val="decimal"/>
      <w:lvlText w:val="%1.%2.%3.%4.%5.%6.%7.%8.%9"/>
      <w:lvlJc w:val="left"/>
      <w:pPr>
        <w:tabs>
          <w:tab w:val="left" w:pos="0"/>
        </w:tabs>
        <w:ind w:left="0" w:firstLine="0"/>
      </w:pPr>
    </w:lvl>
  </w:abstractNum>
  <w:abstractNum w:abstractNumId="2">
    <w:nsid w:val="00000002"/>
    <w:multiLevelType w:val="multilevel"/>
    <w:tmpl w:val="00000002"/>
    <w:lvl w:ilvl="0">
      <w:start w:val="1"/>
      <w:numFmt w:val="decimal"/>
      <w:pStyle w:val="Titre1"/>
      <w:lvlText w:val=" %1 "/>
      <w:lvlJc w:val="left"/>
      <w:pPr>
        <w:tabs>
          <w:tab w:val="left" w:pos="283"/>
        </w:tabs>
        <w:ind w:left="283" w:hanging="283"/>
      </w:pPr>
    </w:lvl>
    <w:lvl w:ilvl="1">
      <w:start w:val="1"/>
      <w:numFmt w:val="decimal"/>
      <w:lvlText w:val=" %1.%2 "/>
      <w:lvlJc w:val="left"/>
      <w:pPr>
        <w:tabs>
          <w:tab w:val="left" w:pos="567"/>
        </w:tabs>
        <w:ind w:left="567" w:hanging="283"/>
      </w:pPr>
    </w:lvl>
    <w:lvl w:ilvl="2">
      <w:start w:val="1"/>
      <w:numFmt w:val="decimal"/>
      <w:lvlText w:val=" %1.%2.%3 "/>
      <w:lvlJc w:val="left"/>
      <w:pPr>
        <w:tabs>
          <w:tab w:val="left" w:pos="850"/>
        </w:tabs>
        <w:ind w:left="850" w:hanging="283"/>
      </w:pPr>
    </w:lvl>
    <w:lvl w:ilvl="3">
      <w:start w:val="1"/>
      <w:numFmt w:val="decimal"/>
      <w:lvlText w:val=" %1.%2.%3.%4 "/>
      <w:lvlJc w:val="left"/>
      <w:pPr>
        <w:tabs>
          <w:tab w:val="left" w:pos="1134"/>
        </w:tabs>
        <w:ind w:left="1134" w:hanging="283"/>
      </w:pPr>
    </w:lvl>
    <w:lvl w:ilvl="4">
      <w:start w:val="1"/>
      <w:numFmt w:val="decimal"/>
      <w:lvlText w:val=" %1.%2.%3.%4.%5 "/>
      <w:lvlJc w:val="left"/>
      <w:pPr>
        <w:tabs>
          <w:tab w:val="left" w:pos="1417"/>
        </w:tabs>
        <w:ind w:left="1417" w:hanging="283"/>
      </w:pPr>
    </w:lvl>
    <w:lvl w:ilvl="5">
      <w:start w:val="1"/>
      <w:numFmt w:val="decimal"/>
      <w:lvlText w:val=" %1.%2.%3.%4.%5.%6 "/>
      <w:lvlJc w:val="left"/>
      <w:pPr>
        <w:tabs>
          <w:tab w:val="left" w:pos="1701"/>
        </w:tabs>
        <w:ind w:left="1701" w:hanging="283"/>
      </w:pPr>
    </w:lvl>
    <w:lvl w:ilvl="6">
      <w:start w:val="1"/>
      <w:numFmt w:val="decimal"/>
      <w:lvlText w:val=" %1.%2.%3.%4.%5.%6.%7 "/>
      <w:lvlJc w:val="left"/>
      <w:pPr>
        <w:tabs>
          <w:tab w:val="left" w:pos="1984"/>
        </w:tabs>
        <w:ind w:left="1984" w:hanging="283"/>
      </w:pPr>
    </w:lvl>
    <w:lvl w:ilvl="7">
      <w:start w:val="1"/>
      <w:numFmt w:val="decimal"/>
      <w:lvlText w:val=" %1.%2.%3.%4.%5.%6.%7.%8 "/>
      <w:lvlJc w:val="left"/>
      <w:pPr>
        <w:tabs>
          <w:tab w:val="left" w:pos="2268"/>
        </w:tabs>
        <w:ind w:left="2268" w:hanging="283"/>
      </w:pPr>
    </w:lvl>
    <w:lvl w:ilvl="8">
      <w:start w:val="1"/>
      <w:numFmt w:val="decimal"/>
      <w:lvlText w:val=" %1.%2.%3.%4.%5.%6.%7.%8.%9 "/>
      <w:lvlJc w:val="left"/>
      <w:pPr>
        <w:tabs>
          <w:tab w:val="left" w:pos="2551"/>
        </w:tabs>
        <w:ind w:left="2551" w:hanging="283"/>
      </w:pPr>
    </w:lvl>
  </w:abstractNum>
  <w:abstractNum w:abstractNumId="3">
    <w:nsid w:val="00000003"/>
    <w:multiLevelType w:val="multilevel"/>
    <w:tmpl w:val="00000003"/>
    <w:lvl w:ilvl="0">
      <w:start w:val="1"/>
      <w:numFmt w:val="decimal"/>
      <w:pStyle w:val="Titre2"/>
      <w:lvlText w:val="%1."/>
      <w:lvlJc w:val="left"/>
      <w:pPr>
        <w:tabs>
          <w:tab w:val="left" w:pos="283"/>
        </w:tabs>
        <w:ind w:left="283" w:hanging="283"/>
      </w:pPr>
    </w:lvl>
    <w:lvl w:ilvl="1">
      <w:start w:val="2"/>
      <w:numFmt w:val="decimal"/>
      <w:lvlText w:val="%2"/>
      <w:lvlJc w:val="left"/>
      <w:pPr>
        <w:tabs>
          <w:tab w:val="left" w:pos="566"/>
        </w:tabs>
        <w:ind w:left="566" w:hanging="283"/>
      </w:pPr>
    </w:lvl>
    <w:lvl w:ilvl="2">
      <w:start w:val="3"/>
      <w:numFmt w:val="decimal"/>
      <w:lvlText w:val="%3"/>
      <w:lvlJc w:val="left"/>
      <w:pPr>
        <w:tabs>
          <w:tab w:val="left" w:pos="1133"/>
        </w:tabs>
        <w:ind w:left="1133" w:hanging="567"/>
      </w:pPr>
    </w:lvl>
    <w:lvl w:ilvl="3">
      <w:start w:val="4"/>
      <w:numFmt w:val="decimal"/>
      <w:lvlText w:val="%4"/>
      <w:lvlJc w:val="left"/>
      <w:pPr>
        <w:tabs>
          <w:tab w:val="left" w:pos="1842"/>
        </w:tabs>
        <w:ind w:left="1842" w:hanging="709"/>
      </w:pPr>
    </w:lvl>
    <w:lvl w:ilvl="4">
      <w:start w:val="5"/>
      <w:numFmt w:val="decimal"/>
      <w:lvlText w:val="%5"/>
      <w:lvlJc w:val="left"/>
      <w:pPr>
        <w:tabs>
          <w:tab w:val="left" w:pos="2692"/>
        </w:tabs>
        <w:ind w:left="2692" w:hanging="850"/>
      </w:pPr>
    </w:lvl>
    <w:lvl w:ilvl="5">
      <w:start w:val="6"/>
      <w:numFmt w:val="decimal"/>
      <w:lvlText w:val="%6"/>
      <w:lvlJc w:val="left"/>
      <w:pPr>
        <w:tabs>
          <w:tab w:val="left" w:pos="3713"/>
        </w:tabs>
        <w:ind w:left="3713" w:hanging="1021"/>
      </w:pPr>
    </w:lvl>
    <w:lvl w:ilvl="6">
      <w:start w:val="7"/>
      <w:numFmt w:val="decimal"/>
      <w:lvlText w:val="%7"/>
      <w:lvlJc w:val="left"/>
      <w:pPr>
        <w:tabs>
          <w:tab w:val="left" w:pos="5017"/>
        </w:tabs>
        <w:ind w:left="5017" w:hanging="1304"/>
      </w:pPr>
    </w:lvl>
    <w:lvl w:ilvl="7">
      <w:start w:val="8"/>
      <w:numFmt w:val="decimal"/>
      <w:lvlText w:val="%8"/>
      <w:lvlJc w:val="left"/>
      <w:pPr>
        <w:tabs>
          <w:tab w:val="left" w:pos="6491"/>
        </w:tabs>
        <w:ind w:left="6491" w:hanging="1474"/>
      </w:pPr>
    </w:lvl>
    <w:lvl w:ilvl="8">
      <w:start w:val="9"/>
      <w:numFmt w:val="decimal"/>
      <w:lvlText w:val="%9"/>
      <w:lvlJc w:val="left"/>
      <w:pPr>
        <w:tabs>
          <w:tab w:val="left" w:pos="8079"/>
        </w:tabs>
        <w:ind w:left="8079" w:hanging="1588"/>
      </w:pPr>
    </w:lvl>
  </w:abstractNum>
  <w:abstractNum w:abstractNumId="4">
    <w:nsid w:val="00000004"/>
    <w:multiLevelType w:val="multilevel"/>
    <w:tmpl w:val="00000004"/>
    <w:lvl w:ilvl="0">
      <w:start w:val="1"/>
      <w:numFmt w:val="bullet"/>
      <w:pStyle w:val="503Enumverticale"/>
      <w:lvlText w:val=""/>
      <w:lvlJc w:val="left"/>
      <w:pPr>
        <w:tabs>
          <w:tab w:val="left" w:pos="170"/>
        </w:tabs>
        <w:ind w:left="170" w:hanging="170"/>
      </w:pPr>
      <w:rPr>
        <w:rFonts w:ascii="Symbol" w:hAnsi="Symbol"/>
      </w:rPr>
    </w:lvl>
    <w:lvl w:ilvl="1">
      <w:start w:val="1"/>
      <w:numFmt w:val="bullet"/>
      <w:lvlText w:val=""/>
      <w:lvlJc w:val="left"/>
      <w:pPr>
        <w:tabs>
          <w:tab w:val="left" w:pos="340"/>
        </w:tabs>
        <w:ind w:left="340" w:hanging="170"/>
      </w:pPr>
      <w:rPr>
        <w:rFonts w:ascii="Symbol" w:hAnsi="Symbol"/>
      </w:rPr>
    </w:lvl>
    <w:lvl w:ilvl="2">
      <w:start w:val="1"/>
      <w:numFmt w:val="bullet"/>
      <w:lvlText w:val=""/>
      <w:lvlJc w:val="left"/>
      <w:pPr>
        <w:tabs>
          <w:tab w:val="left" w:pos="510"/>
        </w:tabs>
        <w:ind w:left="510" w:hanging="170"/>
      </w:pPr>
      <w:rPr>
        <w:rFonts w:ascii="Symbol" w:hAnsi="Symbol"/>
      </w:rPr>
    </w:lvl>
    <w:lvl w:ilvl="3">
      <w:start w:val="1"/>
      <w:numFmt w:val="bullet"/>
      <w:lvlText w:val=""/>
      <w:lvlJc w:val="left"/>
      <w:pPr>
        <w:tabs>
          <w:tab w:val="left" w:pos="680"/>
        </w:tabs>
        <w:ind w:left="680" w:hanging="170"/>
      </w:pPr>
      <w:rPr>
        <w:rFonts w:ascii="Symbol" w:hAnsi="Symbol"/>
      </w:rPr>
    </w:lvl>
    <w:lvl w:ilvl="4">
      <w:start w:val="1"/>
      <w:numFmt w:val="bullet"/>
      <w:lvlText w:val=""/>
      <w:lvlJc w:val="left"/>
      <w:pPr>
        <w:tabs>
          <w:tab w:val="left" w:pos="850"/>
        </w:tabs>
        <w:ind w:left="850" w:hanging="170"/>
      </w:pPr>
      <w:rPr>
        <w:rFonts w:ascii="Symbol" w:hAnsi="Symbol"/>
      </w:rPr>
    </w:lvl>
    <w:lvl w:ilvl="5">
      <w:start w:val="1"/>
      <w:numFmt w:val="bullet"/>
      <w:lvlText w:val=""/>
      <w:lvlJc w:val="left"/>
      <w:pPr>
        <w:tabs>
          <w:tab w:val="left" w:pos="1020"/>
        </w:tabs>
        <w:ind w:left="1020" w:hanging="170"/>
      </w:pPr>
      <w:rPr>
        <w:rFonts w:ascii="Symbol" w:hAnsi="Symbol"/>
      </w:rPr>
    </w:lvl>
    <w:lvl w:ilvl="6">
      <w:start w:val="1"/>
      <w:numFmt w:val="bullet"/>
      <w:lvlText w:val=""/>
      <w:lvlJc w:val="left"/>
      <w:pPr>
        <w:tabs>
          <w:tab w:val="left" w:pos="1191"/>
        </w:tabs>
        <w:ind w:left="1191" w:hanging="170"/>
      </w:pPr>
      <w:rPr>
        <w:rFonts w:ascii="Symbol" w:hAnsi="Symbol"/>
      </w:rPr>
    </w:lvl>
    <w:lvl w:ilvl="7">
      <w:start w:val="1"/>
      <w:numFmt w:val="bullet"/>
      <w:lvlText w:val=""/>
      <w:lvlJc w:val="left"/>
      <w:pPr>
        <w:tabs>
          <w:tab w:val="left" w:pos="1361"/>
        </w:tabs>
        <w:ind w:left="1361" w:hanging="170"/>
      </w:pPr>
      <w:rPr>
        <w:rFonts w:ascii="Symbol" w:hAnsi="Symbol"/>
      </w:rPr>
    </w:lvl>
    <w:lvl w:ilvl="8">
      <w:start w:val="1"/>
      <w:numFmt w:val="bullet"/>
      <w:lvlText w:val=""/>
      <w:lvlJc w:val="left"/>
      <w:pPr>
        <w:tabs>
          <w:tab w:val="left" w:pos="1531"/>
        </w:tabs>
        <w:ind w:left="1531" w:hanging="170"/>
      </w:pPr>
      <w:rPr>
        <w:rFonts w:ascii="Symbol" w:hAnsi="Symbol"/>
      </w:rPr>
    </w:lvl>
  </w:abstractNum>
  <w:abstractNum w:abstractNumId="5">
    <w:nsid w:val="00000005"/>
    <w:multiLevelType w:val="multilevel"/>
    <w:tmpl w:val="00000005"/>
    <w:lvl w:ilvl="0">
      <w:start w:val="1"/>
      <w:numFmt w:val="bullet"/>
      <w:pStyle w:val="504Enumverticaledouble"/>
      <w:lvlText w:val=""/>
      <w:lvlJc w:val="left"/>
      <w:pPr>
        <w:tabs>
          <w:tab w:val="left" w:pos="224"/>
        </w:tabs>
        <w:ind w:left="224" w:hanging="224"/>
      </w:pPr>
      <w:rPr>
        <w:rFonts w:ascii="Symbol" w:hAnsi="Symbol" w:cs="StarSymbol"/>
        <w:sz w:val="18"/>
        <w:szCs w:val="18"/>
      </w:rPr>
    </w:lvl>
    <w:lvl w:ilvl="1">
      <w:start w:val="1"/>
      <w:numFmt w:val="bullet"/>
      <w:lvlText w:val="□"/>
      <w:lvlJc w:val="left"/>
      <w:pPr>
        <w:tabs>
          <w:tab w:val="left" w:pos="448"/>
        </w:tabs>
        <w:ind w:left="448" w:hanging="224"/>
      </w:pPr>
      <w:rPr>
        <w:rFonts w:ascii="StarSymbol" w:hAnsi="StarSymbol"/>
      </w:rPr>
    </w:lvl>
    <w:lvl w:ilvl="2">
      <w:start w:val="1"/>
      <w:numFmt w:val="bullet"/>
      <w:lvlText w:val="☑"/>
      <w:lvlJc w:val="left"/>
      <w:pPr>
        <w:tabs>
          <w:tab w:val="left" w:pos="224"/>
        </w:tabs>
        <w:ind w:left="224" w:hanging="224"/>
      </w:pPr>
      <w:rPr>
        <w:rFonts w:ascii="StarSymbol" w:hAnsi="StarSymbol"/>
      </w:rPr>
    </w:lvl>
    <w:lvl w:ilvl="3">
      <w:start w:val="1"/>
      <w:numFmt w:val="bullet"/>
      <w:lvlText w:val="□"/>
      <w:lvlJc w:val="left"/>
      <w:pPr>
        <w:tabs>
          <w:tab w:val="left" w:pos="448"/>
        </w:tabs>
        <w:ind w:left="448" w:hanging="224"/>
      </w:pPr>
      <w:rPr>
        <w:rFonts w:ascii="StarSymbol" w:hAnsi="StarSymbol"/>
      </w:rPr>
    </w:lvl>
    <w:lvl w:ilvl="4">
      <w:start w:val="1"/>
      <w:numFmt w:val="bullet"/>
      <w:lvlText w:val="☑"/>
      <w:lvlJc w:val="left"/>
      <w:pPr>
        <w:tabs>
          <w:tab w:val="left" w:pos="224"/>
        </w:tabs>
        <w:ind w:left="224" w:hanging="224"/>
      </w:pPr>
      <w:rPr>
        <w:rFonts w:ascii="StarSymbol" w:hAnsi="StarSymbol"/>
      </w:rPr>
    </w:lvl>
    <w:lvl w:ilvl="5">
      <w:start w:val="1"/>
      <w:numFmt w:val="bullet"/>
      <w:lvlText w:val="□"/>
      <w:lvlJc w:val="left"/>
      <w:pPr>
        <w:tabs>
          <w:tab w:val="left" w:pos="448"/>
        </w:tabs>
        <w:ind w:left="448" w:hanging="224"/>
      </w:pPr>
      <w:rPr>
        <w:rFonts w:ascii="StarSymbol" w:hAnsi="StarSymbol"/>
      </w:rPr>
    </w:lvl>
    <w:lvl w:ilvl="6">
      <w:start w:val="1"/>
      <w:numFmt w:val="bullet"/>
      <w:lvlText w:val="☑"/>
      <w:lvlJc w:val="left"/>
      <w:pPr>
        <w:tabs>
          <w:tab w:val="left" w:pos="224"/>
        </w:tabs>
        <w:ind w:left="224" w:hanging="224"/>
      </w:pPr>
      <w:rPr>
        <w:rFonts w:ascii="StarSymbol" w:hAnsi="StarSymbol"/>
      </w:rPr>
    </w:lvl>
    <w:lvl w:ilvl="7">
      <w:start w:val="1"/>
      <w:numFmt w:val="bullet"/>
      <w:lvlText w:val="□"/>
      <w:lvlJc w:val="left"/>
      <w:pPr>
        <w:tabs>
          <w:tab w:val="left" w:pos="448"/>
        </w:tabs>
        <w:ind w:left="448" w:hanging="224"/>
      </w:pPr>
      <w:rPr>
        <w:rFonts w:ascii="StarSymbol" w:hAnsi="StarSymbol"/>
      </w:rPr>
    </w:lvl>
    <w:lvl w:ilvl="8">
      <w:start w:val="1"/>
      <w:numFmt w:val="bullet"/>
      <w:lvlText w:val="☑"/>
      <w:lvlJc w:val="left"/>
      <w:pPr>
        <w:tabs>
          <w:tab w:val="left" w:pos="224"/>
        </w:tabs>
        <w:ind w:left="224" w:hanging="224"/>
      </w:pPr>
      <w:rPr>
        <w:rFonts w:ascii="StarSymbol" w:hAnsi="StarSymbol"/>
      </w:rPr>
    </w:lvl>
  </w:abstractNum>
  <w:abstractNum w:abstractNumId="6">
    <w:nsid w:val="00000006"/>
    <w:multiLevelType w:val="multilevel"/>
    <w:tmpl w:val="00000006"/>
    <w:lvl w:ilvl="0">
      <w:start w:val="1"/>
      <w:numFmt w:val="decimal"/>
      <w:lvlText w:val="Annexe %1  "/>
      <w:lvlJc w:val="left"/>
      <w:pPr>
        <w:tabs>
          <w:tab w:val="left" w:pos="0"/>
        </w:tabs>
        <w:ind w:left="0" w:firstLine="0"/>
      </w:pPr>
    </w:lvl>
    <w:lvl w:ilvl="1">
      <w:start w:val="1"/>
      <w:numFmt w:val="decimal"/>
      <w:lvlText w:val="%1.%2"/>
      <w:lvlJc w:val="left"/>
      <w:pPr>
        <w:tabs>
          <w:tab w:val="left" w:pos="0"/>
        </w:tabs>
        <w:ind w:left="0" w:firstLine="0"/>
      </w:pPr>
    </w:lvl>
    <w:lvl w:ilvl="2">
      <w:start w:val="1"/>
      <w:numFmt w:val="decimal"/>
      <w:lvlText w:val="%1.%2.%3"/>
      <w:lvlJc w:val="left"/>
      <w:pPr>
        <w:tabs>
          <w:tab w:val="left" w:pos="0"/>
        </w:tabs>
        <w:ind w:left="0" w:firstLine="0"/>
      </w:pPr>
    </w:lvl>
    <w:lvl w:ilvl="3">
      <w:start w:val="1"/>
      <w:numFmt w:val="decimal"/>
      <w:lvlText w:val="%1.%2.%3.%4"/>
      <w:lvlJc w:val="left"/>
      <w:pPr>
        <w:tabs>
          <w:tab w:val="left" w:pos="0"/>
        </w:tabs>
        <w:ind w:left="0" w:firstLine="0"/>
      </w:pPr>
    </w:lvl>
    <w:lvl w:ilvl="4">
      <w:start w:val="1"/>
      <w:numFmt w:val="decimal"/>
      <w:lvlText w:val="%1.%2.%3.%4.%5"/>
      <w:lvlJc w:val="left"/>
      <w:pPr>
        <w:tabs>
          <w:tab w:val="left" w:pos="0"/>
        </w:tabs>
        <w:ind w:left="0" w:firstLine="0"/>
      </w:pPr>
    </w:lvl>
    <w:lvl w:ilvl="5">
      <w:start w:val="1"/>
      <w:numFmt w:val="decimal"/>
      <w:lvlText w:val="%1.%2.%3.%4.%5.%6"/>
      <w:lvlJc w:val="left"/>
      <w:pPr>
        <w:tabs>
          <w:tab w:val="left" w:pos="0"/>
        </w:tabs>
        <w:ind w:left="0" w:firstLine="0"/>
      </w:pPr>
    </w:lvl>
    <w:lvl w:ilvl="6">
      <w:start w:val="1"/>
      <w:numFmt w:val="decimal"/>
      <w:lvlText w:val="%1.%2.%3.%4.%5.%6.%7"/>
      <w:lvlJc w:val="left"/>
      <w:pPr>
        <w:tabs>
          <w:tab w:val="left" w:pos="0"/>
        </w:tabs>
        <w:ind w:left="0" w:firstLine="0"/>
      </w:pPr>
    </w:lvl>
    <w:lvl w:ilvl="7">
      <w:start w:val="1"/>
      <w:numFmt w:val="decimal"/>
      <w:lvlText w:val="%1.%2.%3.%4.%5.%6.%7.%8"/>
      <w:lvlJc w:val="left"/>
      <w:pPr>
        <w:tabs>
          <w:tab w:val="left" w:pos="0"/>
        </w:tabs>
        <w:ind w:left="0" w:firstLine="0"/>
      </w:pPr>
    </w:lvl>
    <w:lvl w:ilvl="8">
      <w:start w:val="1"/>
      <w:numFmt w:val="decimal"/>
      <w:lvlText w:val="%1.%2.%3.%4.%5.%6.%7.%8.%9"/>
      <w:lvlJc w:val="left"/>
      <w:pPr>
        <w:tabs>
          <w:tab w:val="left" w:pos="0"/>
        </w:tabs>
        <w:ind w:left="0" w:firstLine="0"/>
      </w:pPr>
    </w:lvl>
  </w:abstractNum>
  <w:abstractNum w:abstractNumId="7">
    <w:nsid w:val="1B443337"/>
    <w:multiLevelType w:val="multilevel"/>
    <w:tmpl w:val="1B443337"/>
    <w:lvl w:ilvl="0">
      <w:numFmt w:val="bullet"/>
      <w:lvlText w:val="-"/>
      <w:lvlJc w:val="left"/>
      <w:pPr>
        <w:ind w:left="1070" w:hanging="360"/>
      </w:pPr>
      <w:rPr>
        <w:rFonts w:ascii="Arial" w:eastAsia="Times New Roman" w:hAnsi="Arial" w:cs="Arial" w:hint="default"/>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8">
    <w:nsid w:val="1D697BC8"/>
    <w:multiLevelType w:val="multilevel"/>
    <w:tmpl w:val="D3CCBEFE"/>
    <w:lvl w:ilvl="0">
      <w:start w:val="1"/>
      <w:numFmt w:val="bullet"/>
      <w:lvlText w:val=""/>
      <w:lvlJc w:val="left"/>
      <w:pPr>
        <w:ind w:left="1065" w:hanging="360"/>
      </w:pPr>
      <w:rPr>
        <w:rFonts w:ascii="Wingdings" w:hAnsi="Wingdings" w:hint="default"/>
      </w:rPr>
    </w:lvl>
    <w:lvl w:ilvl="1">
      <w:start w:val="1"/>
      <w:numFmt w:val="bullet"/>
      <w:lvlText w:val="o"/>
      <w:lvlJc w:val="left"/>
      <w:pPr>
        <w:ind w:left="1785" w:hanging="360"/>
      </w:pPr>
      <w:rPr>
        <w:rFonts w:ascii="Courier New" w:hAnsi="Courier New" w:cs="Courier New" w:hint="default"/>
      </w:rPr>
    </w:lvl>
    <w:lvl w:ilvl="2">
      <w:start w:val="1"/>
      <w:numFmt w:val="bullet"/>
      <w:lvlText w:val=""/>
      <w:lvlJc w:val="left"/>
      <w:pPr>
        <w:ind w:left="2505" w:hanging="360"/>
      </w:pPr>
      <w:rPr>
        <w:rFonts w:ascii="Wingdings" w:hAnsi="Wingdings" w:hint="default"/>
      </w:rPr>
    </w:lvl>
    <w:lvl w:ilvl="3">
      <w:start w:val="1"/>
      <w:numFmt w:val="bullet"/>
      <w:lvlText w:val=""/>
      <w:lvlJc w:val="left"/>
      <w:pPr>
        <w:ind w:left="3225" w:hanging="360"/>
      </w:pPr>
      <w:rPr>
        <w:rFonts w:ascii="Symbol" w:hAnsi="Symbol" w:hint="default"/>
      </w:rPr>
    </w:lvl>
    <w:lvl w:ilvl="4">
      <w:start w:val="1"/>
      <w:numFmt w:val="bullet"/>
      <w:lvlText w:val="o"/>
      <w:lvlJc w:val="left"/>
      <w:pPr>
        <w:ind w:left="3945" w:hanging="360"/>
      </w:pPr>
      <w:rPr>
        <w:rFonts w:ascii="Courier New" w:hAnsi="Courier New" w:cs="Courier New" w:hint="default"/>
      </w:rPr>
    </w:lvl>
    <w:lvl w:ilvl="5">
      <w:start w:val="1"/>
      <w:numFmt w:val="bullet"/>
      <w:lvlText w:val=""/>
      <w:lvlJc w:val="left"/>
      <w:pPr>
        <w:ind w:left="4665" w:hanging="360"/>
      </w:pPr>
      <w:rPr>
        <w:rFonts w:ascii="Wingdings" w:hAnsi="Wingdings" w:hint="default"/>
      </w:rPr>
    </w:lvl>
    <w:lvl w:ilvl="6">
      <w:start w:val="1"/>
      <w:numFmt w:val="bullet"/>
      <w:lvlText w:val=""/>
      <w:lvlJc w:val="left"/>
      <w:pPr>
        <w:ind w:left="5385" w:hanging="360"/>
      </w:pPr>
      <w:rPr>
        <w:rFonts w:ascii="Symbol" w:hAnsi="Symbol" w:hint="default"/>
      </w:rPr>
    </w:lvl>
    <w:lvl w:ilvl="7">
      <w:start w:val="1"/>
      <w:numFmt w:val="bullet"/>
      <w:lvlText w:val="o"/>
      <w:lvlJc w:val="left"/>
      <w:pPr>
        <w:ind w:left="6105" w:hanging="360"/>
      </w:pPr>
      <w:rPr>
        <w:rFonts w:ascii="Courier New" w:hAnsi="Courier New" w:cs="Courier New" w:hint="default"/>
      </w:rPr>
    </w:lvl>
    <w:lvl w:ilvl="8">
      <w:start w:val="1"/>
      <w:numFmt w:val="bullet"/>
      <w:lvlText w:val=""/>
      <w:lvlJc w:val="left"/>
      <w:pPr>
        <w:ind w:left="6825" w:hanging="360"/>
      </w:pPr>
      <w:rPr>
        <w:rFonts w:ascii="Wingdings" w:hAnsi="Wingdings" w:hint="default"/>
      </w:rPr>
    </w:lvl>
  </w:abstractNum>
  <w:abstractNum w:abstractNumId="9">
    <w:nsid w:val="22A96CD9"/>
    <w:multiLevelType w:val="hybridMultilevel"/>
    <w:tmpl w:val="F5BE23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54E4FCA"/>
    <w:multiLevelType w:val="multilevel"/>
    <w:tmpl w:val="254E4FCA"/>
    <w:lvl w:ilvl="0">
      <w:numFmt w:val="bullet"/>
      <w:lvlText w:val=""/>
      <w:lvlJc w:val="left"/>
      <w:pPr>
        <w:ind w:left="720" w:hanging="360"/>
      </w:pPr>
      <w:rPr>
        <w:rFonts w:ascii="Symbol" w:eastAsia="Times New Roman" w:hAnsi="Symbo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2C741F37"/>
    <w:multiLevelType w:val="multilevel"/>
    <w:tmpl w:val="2C741F37"/>
    <w:lvl w:ilvl="0">
      <w:start w:val="1"/>
      <w:numFmt w:val="decimal"/>
      <w:pStyle w:val="Chapitre"/>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55C4672"/>
    <w:multiLevelType w:val="multilevel"/>
    <w:tmpl w:val="355C4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C733F2C"/>
    <w:multiLevelType w:val="multilevel"/>
    <w:tmpl w:val="3C733F2C"/>
    <w:lvl w:ilvl="0">
      <w:start w:val="1"/>
      <w:numFmt w:val="decimal"/>
      <w:lvlText w:val="%1."/>
      <w:lvlJc w:val="left"/>
      <w:pPr>
        <w:ind w:left="360" w:hanging="360"/>
      </w:pPr>
    </w:lvl>
    <w:lvl w:ilvl="1">
      <w:start w:val="1"/>
      <w:numFmt w:val="decimal"/>
      <w:pStyle w:val="pfetitr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7640613"/>
    <w:multiLevelType w:val="multilevel"/>
    <w:tmpl w:val="4764061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8980989"/>
    <w:multiLevelType w:val="multilevel"/>
    <w:tmpl w:val="58980989"/>
    <w:lvl w:ilvl="0">
      <w:start w:val="1"/>
      <w:numFmt w:val="decimal"/>
      <w:pStyle w:val="1esouschaptire"/>
      <w:lvlText w:val="%1."/>
      <w:lvlJc w:val="left"/>
      <w:pPr>
        <w:tabs>
          <w:tab w:val="left" w:pos="283"/>
        </w:tabs>
        <w:ind w:left="283" w:hanging="283"/>
      </w:pPr>
    </w:lvl>
    <w:lvl w:ilvl="1">
      <w:start w:val="2"/>
      <w:numFmt w:val="decimal"/>
      <w:lvlText w:val="%2"/>
      <w:lvlJc w:val="left"/>
      <w:pPr>
        <w:tabs>
          <w:tab w:val="left" w:pos="566"/>
        </w:tabs>
        <w:ind w:left="566" w:hanging="283"/>
      </w:pPr>
    </w:lvl>
    <w:lvl w:ilvl="2">
      <w:start w:val="3"/>
      <w:numFmt w:val="decimal"/>
      <w:lvlText w:val="%3"/>
      <w:lvlJc w:val="left"/>
      <w:pPr>
        <w:tabs>
          <w:tab w:val="left" w:pos="1133"/>
        </w:tabs>
        <w:ind w:left="1133" w:hanging="567"/>
      </w:pPr>
    </w:lvl>
    <w:lvl w:ilvl="3">
      <w:start w:val="4"/>
      <w:numFmt w:val="decimal"/>
      <w:lvlText w:val="%4"/>
      <w:lvlJc w:val="left"/>
      <w:pPr>
        <w:tabs>
          <w:tab w:val="left" w:pos="1842"/>
        </w:tabs>
        <w:ind w:left="1842" w:hanging="709"/>
      </w:pPr>
    </w:lvl>
    <w:lvl w:ilvl="4">
      <w:start w:val="5"/>
      <w:numFmt w:val="decimal"/>
      <w:lvlText w:val="%5"/>
      <w:lvlJc w:val="left"/>
      <w:pPr>
        <w:tabs>
          <w:tab w:val="left" w:pos="2692"/>
        </w:tabs>
        <w:ind w:left="2692" w:hanging="850"/>
      </w:pPr>
    </w:lvl>
    <w:lvl w:ilvl="5">
      <w:start w:val="6"/>
      <w:numFmt w:val="decimal"/>
      <w:lvlText w:val="%6"/>
      <w:lvlJc w:val="left"/>
      <w:pPr>
        <w:tabs>
          <w:tab w:val="left" w:pos="3713"/>
        </w:tabs>
        <w:ind w:left="3713" w:hanging="1021"/>
      </w:pPr>
    </w:lvl>
    <w:lvl w:ilvl="6">
      <w:start w:val="7"/>
      <w:numFmt w:val="decimal"/>
      <w:lvlText w:val="%7"/>
      <w:lvlJc w:val="left"/>
      <w:pPr>
        <w:tabs>
          <w:tab w:val="left" w:pos="5017"/>
        </w:tabs>
        <w:ind w:left="5017" w:hanging="1304"/>
      </w:pPr>
    </w:lvl>
    <w:lvl w:ilvl="7">
      <w:start w:val="8"/>
      <w:numFmt w:val="decimal"/>
      <w:lvlText w:val="%8"/>
      <w:lvlJc w:val="left"/>
      <w:pPr>
        <w:tabs>
          <w:tab w:val="left" w:pos="6491"/>
        </w:tabs>
        <w:ind w:left="6491" w:hanging="1474"/>
      </w:pPr>
    </w:lvl>
    <w:lvl w:ilvl="8">
      <w:start w:val="9"/>
      <w:numFmt w:val="decimal"/>
      <w:lvlText w:val="%9"/>
      <w:lvlJc w:val="left"/>
      <w:pPr>
        <w:tabs>
          <w:tab w:val="left" w:pos="8079"/>
        </w:tabs>
        <w:ind w:left="8079" w:hanging="1588"/>
      </w:pPr>
    </w:lvl>
  </w:abstractNum>
  <w:abstractNum w:abstractNumId="16">
    <w:nsid w:val="5EFDECE9"/>
    <w:multiLevelType w:val="singleLevel"/>
    <w:tmpl w:val="5EFDECE9"/>
    <w:lvl w:ilvl="0">
      <w:start w:val="1"/>
      <w:numFmt w:val="bullet"/>
      <w:lvlText w:val=""/>
      <w:lvlJc w:val="left"/>
      <w:pPr>
        <w:tabs>
          <w:tab w:val="left" w:pos="420"/>
        </w:tabs>
        <w:ind w:left="420" w:hanging="420"/>
      </w:pPr>
      <w:rPr>
        <w:rFonts w:ascii="Wingdings" w:hAnsi="Wingdings" w:hint="default"/>
      </w:rPr>
    </w:lvl>
  </w:abstractNum>
  <w:abstractNum w:abstractNumId="17">
    <w:nsid w:val="68E72751"/>
    <w:multiLevelType w:val="multilevel"/>
    <w:tmpl w:val="68E7275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B305D57"/>
    <w:multiLevelType w:val="hybridMultilevel"/>
    <w:tmpl w:val="2090B9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2EB780F"/>
    <w:multiLevelType w:val="multilevel"/>
    <w:tmpl w:val="72EB780F"/>
    <w:lvl w:ilvl="0">
      <w:numFmt w:val="bullet"/>
      <w:lvlText w:val=""/>
      <w:lvlJc w:val="left"/>
      <w:pPr>
        <w:ind w:left="720" w:hanging="360"/>
      </w:pPr>
      <w:rPr>
        <w:rFonts w:ascii="Symbol" w:eastAsia="Times New Roman" w:hAnsi="Symbo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5"/>
  </w:num>
  <w:num w:numId="6">
    <w:abstractNumId w:val="13"/>
  </w:num>
  <w:num w:numId="7">
    <w:abstractNumId w:val="11"/>
  </w:num>
  <w:num w:numId="8">
    <w:abstractNumId w:val="15"/>
  </w:num>
  <w:num w:numId="9">
    <w:abstractNumId w:val="17"/>
  </w:num>
  <w:num w:numId="10">
    <w:abstractNumId w:val="7"/>
  </w:num>
  <w:num w:numId="11">
    <w:abstractNumId w:val="10"/>
  </w:num>
  <w:num w:numId="12">
    <w:abstractNumId w:val="8"/>
  </w:num>
  <w:num w:numId="13">
    <w:abstractNumId w:val="14"/>
  </w:num>
  <w:num w:numId="14">
    <w:abstractNumId w:val="19"/>
  </w:num>
  <w:num w:numId="15">
    <w:abstractNumId w:val="16"/>
  </w:num>
  <w:num w:numId="16">
    <w:abstractNumId w:val="0"/>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6"/>
  </w:num>
  <w:num w:numId="21">
    <w:abstractNumId w:val="18"/>
  </w:num>
  <w:num w:numId="22">
    <w:abstractNumId w:val="9"/>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IDI">
    <w15:presenceInfo w15:providerId="None" w15:userId="BIDI"/>
  </w15:person>
  <w15:person w15:author="ylebras">
    <w15:presenceInfo w15:providerId="None" w15:userId="ylebras"/>
  </w15:person>
  <w15:person w15:author="yves">
    <w15:presenceInfo w15:providerId="None" w15:userId="y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8BFF4E11"/>
    <w:rsid w:val="8DFA3FA3"/>
    <w:rsid w:val="8EEC76C1"/>
    <w:rsid w:val="8FB7695E"/>
    <w:rsid w:val="957006B2"/>
    <w:rsid w:val="99F64BCD"/>
    <w:rsid w:val="9DB9566D"/>
    <w:rsid w:val="9E7E2984"/>
    <w:rsid w:val="9E7F5CBA"/>
    <w:rsid w:val="9EBFF306"/>
    <w:rsid w:val="A7F30564"/>
    <w:rsid w:val="AAFF2CB5"/>
    <w:rsid w:val="AD3FBAEF"/>
    <w:rsid w:val="B7D3923F"/>
    <w:rsid w:val="BAD7C5EB"/>
    <w:rsid w:val="BBFD46EF"/>
    <w:rsid w:val="BBFDB80B"/>
    <w:rsid w:val="BBFF77D3"/>
    <w:rsid w:val="BBFF7C83"/>
    <w:rsid w:val="BF4F4BD0"/>
    <w:rsid w:val="BFD90E6C"/>
    <w:rsid w:val="BFFF23D5"/>
    <w:rsid w:val="CF99BA26"/>
    <w:rsid w:val="D6FDC43B"/>
    <w:rsid w:val="D7FF02BE"/>
    <w:rsid w:val="DBEFB273"/>
    <w:rsid w:val="DDBE5F3E"/>
    <w:rsid w:val="E39FF814"/>
    <w:rsid w:val="E6EB99B4"/>
    <w:rsid w:val="E9AE18BF"/>
    <w:rsid w:val="ED77315B"/>
    <w:rsid w:val="EF2CC62A"/>
    <w:rsid w:val="F1CFCD49"/>
    <w:rsid w:val="F6F6D6D2"/>
    <w:rsid w:val="F76723C4"/>
    <w:rsid w:val="F7958DC7"/>
    <w:rsid w:val="F7B794C0"/>
    <w:rsid w:val="F7BF1223"/>
    <w:rsid w:val="F7EE0A9E"/>
    <w:rsid w:val="F93E4D7E"/>
    <w:rsid w:val="FABE773A"/>
    <w:rsid w:val="FADF8588"/>
    <w:rsid w:val="FB9B7C58"/>
    <w:rsid w:val="FB9B9237"/>
    <w:rsid w:val="FBAF35F2"/>
    <w:rsid w:val="FBFBA8C7"/>
    <w:rsid w:val="FBFE1DD7"/>
    <w:rsid w:val="FDB81809"/>
    <w:rsid w:val="FDCB4D54"/>
    <w:rsid w:val="FDCBE6AA"/>
    <w:rsid w:val="FDD5925A"/>
    <w:rsid w:val="FDEBEBA6"/>
    <w:rsid w:val="FE7DDD28"/>
    <w:rsid w:val="FE9F78AA"/>
    <w:rsid w:val="FF53B337"/>
    <w:rsid w:val="FF7D0CD2"/>
    <w:rsid w:val="FF7FB231"/>
    <w:rsid w:val="FFDF3FDB"/>
    <w:rsid w:val="FFFFC263"/>
    <w:rsid w:val="FFFFFFEF"/>
    <w:rsid w:val="00000217"/>
    <w:rsid w:val="00001DC5"/>
    <w:rsid w:val="000027EC"/>
    <w:rsid w:val="00003273"/>
    <w:rsid w:val="000105A0"/>
    <w:rsid w:val="00015328"/>
    <w:rsid w:val="00015958"/>
    <w:rsid w:val="00020F28"/>
    <w:rsid w:val="00021B66"/>
    <w:rsid w:val="00026E87"/>
    <w:rsid w:val="00041D2F"/>
    <w:rsid w:val="00042EBA"/>
    <w:rsid w:val="00045B7F"/>
    <w:rsid w:val="0004625F"/>
    <w:rsid w:val="00047B46"/>
    <w:rsid w:val="000526D0"/>
    <w:rsid w:val="00052C67"/>
    <w:rsid w:val="00067A02"/>
    <w:rsid w:val="00071CFD"/>
    <w:rsid w:val="000723E2"/>
    <w:rsid w:val="00073465"/>
    <w:rsid w:val="00074386"/>
    <w:rsid w:val="0007476D"/>
    <w:rsid w:val="00074851"/>
    <w:rsid w:val="00086392"/>
    <w:rsid w:val="00090CAE"/>
    <w:rsid w:val="000919EE"/>
    <w:rsid w:val="00092751"/>
    <w:rsid w:val="00092898"/>
    <w:rsid w:val="00094BB9"/>
    <w:rsid w:val="00096A1A"/>
    <w:rsid w:val="000A1C0E"/>
    <w:rsid w:val="000A249A"/>
    <w:rsid w:val="000A5EFE"/>
    <w:rsid w:val="000A7362"/>
    <w:rsid w:val="000B0F2B"/>
    <w:rsid w:val="000B5467"/>
    <w:rsid w:val="000B5A23"/>
    <w:rsid w:val="000C3A58"/>
    <w:rsid w:val="000C3F8D"/>
    <w:rsid w:val="000C4CC3"/>
    <w:rsid w:val="000C5662"/>
    <w:rsid w:val="000C77A3"/>
    <w:rsid w:val="000D096E"/>
    <w:rsid w:val="000D405A"/>
    <w:rsid w:val="000D7087"/>
    <w:rsid w:val="000E29D0"/>
    <w:rsid w:val="000F6708"/>
    <w:rsid w:val="000F7765"/>
    <w:rsid w:val="00101A9B"/>
    <w:rsid w:val="00104157"/>
    <w:rsid w:val="0010757A"/>
    <w:rsid w:val="00110323"/>
    <w:rsid w:val="001108D4"/>
    <w:rsid w:val="00116AF3"/>
    <w:rsid w:val="001175B7"/>
    <w:rsid w:val="001220AC"/>
    <w:rsid w:val="00122A2C"/>
    <w:rsid w:val="0012644A"/>
    <w:rsid w:val="00126747"/>
    <w:rsid w:val="001370DF"/>
    <w:rsid w:val="00141DE4"/>
    <w:rsid w:val="00147413"/>
    <w:rsid w:val="001504BE"/>
    <w:rsid w:val="00150757"/>
    <w:rsid w:val="001518E5"/>
    <w:rsid w:val="001611F4"/>
    <w:rsid w:val="00163869"/>
    <w:rsid w:val="00163B56"/>
    <w:rsid w:val="00166463"/>
    <w:rsid w:val="00171E21"/>
    <w:rsid w:val="001752F9"/>
    <w:rsid w:val="00176513"/>
    <w:rsid w:val="00177996"/>
    <w:rsid w:val="00177C53"/>
    <w:rsid w:val="00180921"/>
    <w:rsid w:val="00183C5D"/>
    <w:rsid w:val="0018663C"/>
    <w:rsid w:val="00194106"/>
    <w:rsid w:val="001948FC"/>
    <w:rsid w:val="00196910"/>
    <w:rsid w:val="00196DEC"/>
    <w:rsid w:val="001970C4"/>
    <w:rsid w:val="001A525C"/>
    <w:rsid w:val="001B0443"/>
    <w:rsid w:val="001B0B2B"/>
    <w:rsid w:val="001B1A3C"/>
    <w:rsid w:val="001B2305"/>
    <w:rsid w:val="001B2A32"/>
    <w:rsid w:val="001B340B"/>
    <w:rsid w:val="001B374B"/>
    <w:rsid w:val="001B37D5"/>
    <w:rsid w:val="001B45A6"/>
    <w:rsid w:val="001B48C6"/>
    <w:rsid w:val="001B4DA7"/>
    <w:rsid w:val="001B7132"/>
    <w:rsid w:val="001C0DF2"/>
    <w:rsid w:val="001C2D81"/>
    <w:rsid w:val="001C7501"/>
    <w:rsid w:val="001D1E0D"/>
    <w:rsid w:val="001D32C4"/>
    <w:rsid w:val="001D4795"/>
    <w:rsid w:val="001D692C"/>
    <w:rsid w:val="001E178D"/>
    <w:rsid w:val="001E1CA8"/>
    <w:rsid w:val="001E313F"/>
    <w:rsid w:val="001E31A5"/>
    <w:rsid w:val="001E4CAA"/>
    <w:rsid w:val="001E5D2B"/>
    <w:rsid w:val="001F057E"/>
    <w:rsid w:val="001F365A"/>
    <w:rsid w:val="001F5067"/>
    <w:rsid w:val="001F550A"/>
    <w:rsid w:val="001F687E"/>
    <w:rsid w:val="00200222"/>
    <w:rsid w:val="00200C60"/>
    <w:rsid w:val="00202223"/>
    <w:rsid w:val="002029C8"/>
    <w:rsid w:val="00204D45"/>
    <w:rsid w:val="00204F99"/>
    <w:rsid w:val="00206ADA"/>
    <w:rsid w:val="00215E65"/>
    <w:rsid w:val="00216EF5"/>
    <w:rsid w:val="00217B8C"/>
    <w:rsid w:val="002209EB"/>
    <w:rsid w:val="00221109"/>
    <w:rsid w:val="0022371C"/>
    <w:rsid w:val="00225BC9"/>
    <w:rsid w:val="002350CF"/>
    <w:rsid w:val="00241F4F"/>
    <w:rsid w:val="00243E1E"/>
    <w:rsid w:val="00254DCA"/>
    <w:rsid w:val="00254E14"/>
    <w:rsid w:val="00255890"/>
    <w:rsid w:val="0025615C"/>
    <w:rsid w:val="00257C13"/>
    <w:rsid w:val="00260C3C"/>
    <w:rsid w:val="0026138D"/>
    <w:rsid w:val="0026467C"/>
    <w:rsid w:val="002656C5"/>
    <w:rsid w:val="00267A7D"/>
    <w:rsid w:val="0027208C"/>
    <w:rsid w:val="00277AD9"/>
    <w:rsid w:val="00292FC5"/>
    <w:rsid w:val="002946C4"/>
    <w:rsid w:val="00297000"/>
    <w:rsid w:val="00297D8C"/>
    <w:rsid w:val="002A064C"/>
    <w:rsid w:val="002A0982"/>
    <w:rsid w:val="002A38C6"/>
    <w:rsid w:val="002B1366"/>
    <w:rsid w:val="002B6A94"/>
    <w:rsid w:val="002C0D09"/>
    <w:rsid w:val="002C2F4A"/>
    <w:rsid w:val="002C6635"/>
    <w:rsid w:val="002D097C"/>
    <w:rsid w:val="002D1941"/>
    <w:rsid w:val="002D48DD"/>
    <w:rsid w:val="002D6B2B"/>
    <w:rsid w:val="002E2100"/>
    <w:rsid w:val="002E2CFD"/>
    <w:rsid w:val="002F3F01"/>
    <w:rsid w:val="002F404F"/>
    <w:rsid w:val="002F719A"/>
    <w:rsid w:val="00300AB1"/>
    <w:rsid w:val="003026B6"/>
    <w:rsid w:val="00303520"/>
    <w:rsid w:val="00305F2B"/>
    <w:rsid w:val="00310017"/>
    <w:rsid w:val="003201B1"/>
    <w:rsid w:val="00325945"/>
    <w:rsid w:val="00326AA6"/>
    <w:rsid w:val="00327969"/>
    <w:rsid w:val="00330FE0"/>
    <w:rsid w:val="00334F23"/>
    <w:rsid w:val="00336CCD"/>
    <w:rsid w:val="003501F3"/>
    <w:rsid w:val="00350B53"/>
    <w:rsid w:val="00353E57"/>
    <w:rsid w:val="00354657"/>
    <w:rsid w:val="00354DD2"/>
    <w:rsid w:val="00355099"/>
    <w:rsid w:val="0036274B"/>
    <w:rsid w:val="003637E2"/>
    <w:rsid w:val="0036505A"/>
    <w:rsid w:val="0036727C"/>
    <w:rsid w:val="003734B3"/>
    <w:rsid w:val="00374B01"/>
    <w:rsid w:val="00375D0D"/>
    <w:rsid w:val="00382249"/>
    <w:rsid w:val="003856E8"/>
    <w:rsid w:val="0038583F"/>
    <w:rsid w:val="003903E6"/>
    <w:rsid w:val="003917B3"/>
    <w:rsid w:val="00394FD5"/>
    <w:rsid w:val="003A151C"/>
    <w:rsid w:val="003A2BBD"/>
    <w:rsid w:val="003A7553"/>
    <w:rsid w:val="003A77ED"/>
    <w:rsid w:val="003B1629"/>
    <w:rsid w:val="003B6C10"/>
    <w:rsid w:val="003B7EBD"/>
    <w:rsid w:val="003D0304"/>
    <w:rsid w:val="003D1F81"/>
    <w:rsid w:val="003D5B68"/>
    <w:rsid w:val="003D752F"/>
    <w:rsid w:val="003D7F26"/>
    <w:rsid w:val="003E0939"/>
    <w:rsid w:val="003E0A73"/>
    <w:rsid w:val="003E775A"/>
    <w:rsid w:val="003F3D93"/>
    <w:rsid w:val="003F52AB"/>
    <w:rsid w:val="003F6390"/>
    <w:rsid w:val="003F72F1"/>
    <w:rsid w:val="003F75C9"/>
    <w:rsid w:val="00412592"/>
    <w:rsid w:val="0041307C"/>
    <w:rsid w:val="0041648E"/>
    <w:rsid w:val="00423301"/>
    <w:rsid w:val="00426214"/>
    <w:rsid w:val="00430530"/>
    <w:rsid w:val="00434F6B"/>
    <w:rsid w:val="004353C7"/>
    <w:rsid w:val="0044089D"/>
    <w:rsid w:val="004422F0"/>
    <w:rsid w:val="00445300"/>
    <w:rsid w:val="00446FDD"/>
    <w:rsid w:val="0045007A"/>
    <w:rsid w:val="004523CA"/>
    <w:rsid w:val="00461D0F"/>
    <w:rsid w:val="0046503B"/>
    <w:rsid w:val="004714EB"/>
    <w:rsid w:val="004720C0"/>
    <w:rsid w:val="004740D9"/>
    <w:rsid w:val="004741CD"/>
    <w:rsid w:val="0047774C"/>
    <w:rsid w:val="004801A9"/>
    <w:rsid w:val="00482ADB"/>
    <w:rsid w:val="004855C7"/>
    <w:rsid w:val="004921EE"/>
    <w:rsid w:val="004934D9"/>
    <w:rsid w:val="004A0681"/>
    <w:rsid w:val="004A20B9"/>
    <w:rsid w:val="004A327B"/>
    <w:rsid w:val="004A6E6A"/>
    <w:rsid w:val="004B0034"/>
    <w:rsid w:val="004B0CD9"/>
    <w:rsid w:val="004B5116"/>
    <w:rsid w:val="004B601A"/>
    <w:rsid w:val="004C24DE"/>
    <w:rsid w:val="004C2D43"/>
    <w:rsid w:val="004C3C3F"/>
    <w:rsid w:val="004C468C"/>
    <w:rsid w:val="004C4F3E"/>
    <w:rsid w:val="004C55CE"/>
    <w:rsid w:val="004C62C6"/>
    <w:rsid w:val="004D0F1C"/>
    <w:rsid w:val="004D5C0B"/>
    <w:rsid w:val="004E05DD"/>
    <w:rsid w:val="004E08B2"/>
    <w:rsid w:val="004E63A1"/>
    <w:rsid w:val="004E70A5"/>
    <w:rsid w:val="004E7F99"/>
    <w:rsid w:val="004F028B"/>
    <w:rsid w:val="004F1263"/>
    <w:rsid w:val="004F4254"/>
    <w:rsid w:val="004F4841"/>
    <w:rsid w:val="004F5E73"/>
    <w:rsid w:val="004F62A6"/>
    <w:rsid w:val="004F6C86"/>
    <w:rsid w:val="005005B1"/>
    <w:rsid w:val="00502B02"/>
    <w:rsid w:val="00503BE2"/>
    <w:rsid w:val="00504293"/>
    <w:rsid w:val="00504667"/>
    <w:rsid w:val="00505A18"/>
    <w:rsid w:val="0050662E"/>
    <w:rsid w:val="00507DE7"/>
    <w:rsid w:val="00513541"/>
    <w:rsid w:val="005242A2"/>
    <w:rsid w:val="00524C3B"/>
    <w:rsid w:val="005267F3"/>
    <w:rsid w:val="00530BED"/>
    <w:rsid w:val="00531843"/>
    <w:rsid w:val="00533383"/>
    <w:rsid w:val="005339C5"/>
    <w:rsid w:val="005353DD"/>
    <w:rsid w:val="00537135"/>
    <w:rsid w:val="00550362"/>
    <w:rsid w:val="005509AE"/>
    <w:rsid w:val="0055441B"/>
    <w:rsid w:val="0056114C"/>
    <w:rsid w:val="00561798"/>
    <w:rsid w:val="005621B1"/>
    <w:rsid w:val="005628BC"/>
    <w:rsid w:val="0056327E"/>
    <w:rsid w:val="00563924"/>
    <w:rsid w:val="00565A27"/>
    <w:rsid w:val="005673F1"/>
    <w:rsid w:val="0057034B"/>
    <w:rsid w:val="00573303"/>
    <w:rsid w:val="00573D27"/>
    <w:rsid w:val="00581A63"/>
    <w:rsid w:val="00584C77"/>
    <w:rsid w:val="0058568F"/>
    <w:rsid w:val="00585696"/>
    <w:rsid w:val="005953C1"/>
    <w:rsid w:val="00596D42"/>
    <w:rsid w:val="005A1788"/>
    <w:rsid w:val="005A6F2F"/>
    <w:rsid w:val="005A7475"/>
    <w:rsid w:val="005B0088"/>
    <w:rsid w:val="005B0C6A"/>
    <w:rsid w:val="005B285C"/>
    <w:rsid w:val="005B2A80"/>
    <w:rsid w:val="005B592F"/>
    <w:rsid w:val="005C0476"/>
    <w:rsid w:val="005C32E9"/>
    <w:rsid w:val="005C4844"/>
    <w:rsid w:val="005D25CA"/>
    <w:rsid w:val="005D3E47"/>
    <w:rsid w:val="005D520C"/>
    <w:rsid w:val="005D5757"/>
    <w:rsid w:val="005D6708"/>
    <w:rsid w:val="005D72DF"/>
    <w:rsid w:val="005D779F"/>
    <w:rsid w:val="005E0EC6"/>
    <w:rsid w:val="005E1505"/>
    <w:rsid w:val="005E6DCE"/>
    <w:rsid w:val="005F0D18"/>
    <w:rsid w:val="005F1C24"/>
    <w:rsid w:val="006013E5"/>
    <w:rsid w:val="00601BBE"/>
    <w:rsid w:val="006027CE"/>
    <w:rsid w:val="00603982"/>
    <w:rsid w:val="00603CBD"/>
    <w:rsid w:val="006040D7"/>
    <w:rsid w:val="00604C19"/>
    <w:rsid w:val="00605BB5"/>
    <w:rsid w:val="006100E7"/>
    <w:rsid w:val="00611BE5"/>
    <w:rsid w:val="00612F06"/>
    <w:rsid w:val="00612F41"/>
    <w:rsid w:val="006139ED"/>
    <w:rsid w:val="00614DCC"/>
    <w:rsid w:val="00614EEE"/>
    <w:rsid w:val="00616BF8"/>
    <w:rsid w:val="006225E0"/>
    <w:rsid w:val="0062539E"/>
    <w:rsid w:val="00625AD6"/>
    <w:rsid w:val="00631DF7"/>
    <w:rsid w:val="006329E3"/>
    <w:rsid w:val="00636328"/>
    <w:rsid w:val="00636992"/>
    <w:rsid w:val="00637B39"/>
    <w:rsid w:val="00640357"/>
    <w:rsid w:val="00642E29"/>
    <w:rsid w:val="00653EBA"/>
    <w:rsid w:val="006549B3"/>
    <w:rsid w:val="0065693C"/>
    <w:rsid w:val="00657895"/>
    <w:rsid w:val="00660F53"/>
    <w:rsid w:val="00661212"/>
    <w:rsid w:val="00672405"/>
    <w:rsid w:val="00673A6B"/>
    <w:rsid w:val="0068320E"/>
    <w:rsid w:val="006847E3"/>
    <w:rsid w:val="00684A08"/>
    <w:rsid w:val="00686E64"/>
    <w:rsid w:val="00687BC3"/>
    <w:rsid w:val="006903AC"/>
    <w:rsid w:val="00691094"/>
    <w:rsid w:val="006920FA"/>
    <w:rsid w:val="00693C50"/>
    <w:rsid w:val="006A05B0"/>
    <w:rsid w:val="006A1718"/>
    <w:rsid w:val="006A1AA6"/>
    <w:rsid w:val="006A4878"/>
    <w:rsid w:val="006A5404"/>
    <w:rsid w:val="006A66AD"/>
    <w:rsid w:val="006B27ED"/>
    <w:rsid w:val="006B4A2A"/>
    <w:rsid w:val="006B7E56"/>
    <w:rsid w:val="006C264A"/>
    <w:rsid w:val="006C4299"/>
    <w:rsid w:val="006C6C77"/>
    <w:rsid w:val="006D0703"/>
    <w:rsid w:val="006D2F62"/>
    <w:rsid w:val="006D6C35"/>
    <w:rsid w:val="006D6E96"/>
    <w:rsid w:val="006D781A"/>
    <w:rsid w:val="006E29F5"/>
    <w:rsid w:val="006E64A1"/>
    <w:rsid w:val="006E6C68"/>
    <w:rsid w:val="006F2E33"/>
    <w:rsid w:val="006F5F3B"/>
    <w:rsid w:val="00700CB5"/>
    <w:rsid w:val="00704F36"/>
    <w:rsid w:val="00705F3C"/>
    <w:rsid w:val="0070688C"/>
    <w:rsid w:val="00711A1F"/>
    <w:rsid w:val="00717057"/>
    <w:rsid w:val="007178B3"/>
    <w:rsid w:val="007206A9"/>
    <w:rsid w:val="00721B76"/>
    <w:rsid w:val="00722160"/>
    <w:rsid w:val="00723ACE"/>
    <w:rsid w:val="007246F0"/>
    <w:rsid w:val="007247CA"/>
    <w:rsid w:val="007252C1"/>
    <w:rsid w:val="00726DAE"/>
    <w:rsid w:val="007272AA"/>
    <w:rsid w:val="00732437"/>
    <w:rsid w:val="00732EC3"/>
    <w:rsid w:val="0073602C"/>
    <w:rsid w:val="007362B9"/>
    <w:rsid w:val="00742D82"/>
    <w:rsid w:val="007456FE"/>
    <w:rsid w:val="00746C3D"/>
    <w:rsid w:val="00750035"/>
    <w:rsid w:val="00751E42"/>
    <w:rsid w:val="00755C03"/>
    <w:rsid w:val="00760B21"/>
    <w:rsid w:val="007612A8"/>
    <w:rsid w:val="0076253D"/>
    <w:rsid w:val="00764028"/>
    <w:rsid w:val="00766B97"/>
    <w:rsid w:val="00771763"/>
    <w:rsid w:val="00771D50"/>
    <w:rsid w:val="00775E40"/>
    <w:rsid w:val="007767A6"/>
    <w:rsid w:val="00780C07"/>
    <w:rsid w:val="00781BD1"/>
    <w:rsid w:val="00782787"/>
    <w:rsid w:val="00783614"/>
    <w:rsid w:val="00793D33"/>
    <w:rsid w:val="007955E9"/>
    <w:rsid w:val="00795F25"/>
    <w:rsid w:val="007A402E"/>
    <w:rsid w:val="007A5A85"/>
    <w:rsid w:val="007A77C9"/>
    <w:rsid w:val="007B0CC5"/>
    <w:rsid w:val="007B1A56"/>
    <w:rsid w:val="007B3D71"/>
    <w:rsid w:val="007B67BE"/>
    <w:rsid w:val="007B6B0E"/>
    <w:rsid w:val="007B735A"/>
    <w:rsid w:val="007B73EF"/>
    <w:rsid w:val="007C01D5"/>
    <w:rsid w:val="007D1005"/>
    <w:rsid w:val="007D3CFD"/>
    <w:rsid w:val="007D5472"/>
    <w:rsid w:val="007E279B"/>
    <w:rsid w:val="007E3C75"/>
    <w:rsid w:val="007E5626"/>
    <w:rsid w:val="007E65B4"/>
    <w:rsid w:val="007E6E82"/>
    <w:rsid w:val="007F1921"/>
    <w:rsid w:val="007F242D"/>
    <w:rsid w:val="007F3C2D"/>
    <w:rsid w:val="007F504E"/>
    <w:rsid w:val="007F6CD7"/>
    <w:rsid w:val="007F6F46"/>
    <w:rsid w:val="00803275"/>
    <w:rsid w:val="0081396D"/>
    <w:rsid w:val="0081525F"/>
    <w:rsid w:val="00820881"/>
    <w:rsid w:val="00823FF4"/>
    <w:rsid w:val="008274ED"/>
    <w:rsid w:val="00830EE1"/>
    <w:rsid w:val="00834400"/>
    <w:rsid w:val="00840E4F"/>
    <w:rsid w:val="00841EEA"/>
    <w:rsid w:val="00842806"/>
    <w:rsid w:val="008462C6"/>
    <w:rsid w:val="008503B5"/>
    <w:rsid w:val="00851315"/>
    <w:rsid w:val="00855312"/>
    <w:rsid w:val="0086126F"/>
    <w:rsid w:val="00861901"/>
    <w:rsid w:val="008654CF"/>
    <w:rsid w:val="008717A1"/>
    <w:rsid w:val="008759B9"/>
    <w:rsid w:val="00877D19"/>
    <w:rsid w:val="00880D1A"/>
    <w:rsid w:val="008865FA"/>
    <w:rsid w:val="008869AF"/>
    <w:rsid w:val="00886FA4"/>
    <w:rsid w:val="008910FF"/>
    <w:rsid w:val="0089445A"/>
    <w:rsid w:val="008A0EF7"/>
    <w:rsid w:val="008A1150"/>
    <w:rsid w:val="008A119E"/>
    <w:rsid w:val="008A2DD3"/>
    <w:rsid w:val="008A3C55"/>
    <w:rsid w:val="008A518E"/>
    <w:rsid w:val="008A55A1"/>
    <w:rsid w:val="008A63E2"/>
    <w:rsid w:val="008A7E6D"/>
    <w:rsid w:val="008B00D6"/>
    <w:rsid w:val="008B4F19"/>
    <w:rsid w:val="008C09A3"/>
    <w:rsid w:val="008C171F"/>
    <w:rsid w:val="008C7038"/>
    <w:rsid w:val="008D106E"/>
    <w:rsid w:val="008D2153"/>
    <w:rsid w:val="008D4060"/>
    <w:rsid w:val="008E76A9"/>
    <w:rsid w:val="008F0396"/>
    <w:rsid w:val="008F233D"/>
    <w:rsid w:val="008F259D"/>
    <w:rsid w:val="008F3FE0"/>
    <w:rsid w:val="008F4381"/>
    <w:rsid w:val="008F7AD5"/>
    <w:rsid w:val="008F7FB7"/>
    <w:rsid w:val="009009EF"/>
    <w:rsid w:val="00911E56"/>
    <w:rsid w:val="00912703"/>
    <w:rsid w:val="00914C26"/>
    <w:rsid w:val="00915AA1"/>
    <w:rsid w:val="00920055"/>
    <w:rsid w:val="00921018"/>
    <w:rsid w:val="00921F60"/>
    <w:rsid w:val="0092446D"/>
    <w:rsid w:val="00925515"/>
    <w:rsid w:val="009259BD"/>
    <w:rsid w:val="00927F88"/>
    <w:rsid w:val="009346FC"/>
    <w:rsid w:val="00934FE7"/>
    <w:rsid w:val="0093525C"/>
    <w:rsid w:val="009460AB"/>
    <w:rsid w:val="00947658"/>
    <w:rsid w:val="009504D4"/>
    <w:rsid w:val="00951AE1"/>
    <w:rsid w:val="00952CC0"/>
    <w:rsid w:val="009540AF"/>
    <w:rsid w:val="00954C4E"/>
    <w:rsid w:val="00956396"/>
    <w:rsid w:val="009568D9"/>
    <w:rsid w:val="009569A9"/>
    <w:rsid w:val="00957C72"/>
    <w:rsid w:val="009640A9"/>
    <w:rsid w:val="0096464D"/>
    <w:rsid w:val="009659D8"/>
    <w:rsid w:val="009716E8"/>
    <w:rsid w:val="00973AB2"/>
    <w:rsid w:val="00973BF5"/>
    <w:rsid w:val="00977F67"/>
    <w:rsid w:val="00983EC7"/>
    <w:rsid w:val="00990AEC"/>
    <w:rsid w:val="009A23B7"/>
    <w:rsid w:val="009A581D"/>
    <w:rsid w:val="009A61B8"/>
    <w:rsid w:val="009B2A78"/>
    <w:rsid w:val="009B3FFF"/>
    <w:rsid w:val="009B4B41"/>
    <w:rsid w:val="009C35BF"/>
    <w:rsid w:val="009C537D"/>
    <w:rsid w:val="009C5BFD"/>
    <w:rsid w:val="009D26B7"/>
    <w:rsid w:val="009D7633"/>
    <w:rsid w:val="009D7CC1"/>
    <w:rsid w:val="009E35F0"/>
    <w:rsid w:val="009F030A"/>
    <w:rsid w:val="009F30C1"/>
    <w:rsid w:val="009F5F86"/>
    <w:rsid w:val="009F6027"/>
    <w:rsid w:val="00A00AAA"/>
    <w:rsid w:val="00A04971"/>
    <w:rsid w:val="00A06720"/>
    <w:rsid w:val="00A079DD"/>
    <w:rsid w:val="00A10CC6"/>
    <w:rsid w:val="00A12E89"/>
    <w:rsid w:val="00A13002"/>
    <w:rsid w:val="00A1491B"/>
    <w:rsid w:val="00A17897"/>
    <w:rsid w:val="00A17A94"/>
    <w:rsid w:val="00A2019E"/>
    <w:rsid w:val="00A36A12"/>
    <w:rsid w:val="00A40864"/>
    <w:rsid w:val="00A41199"/>
    <w:rsid w:val="00A45823"/>
    <w:rsid w:val="00A47814"/>
    <w:rsid w:val="00A501C4"/>
    <w:rsid w:val="00A52509"/>
    <w:rsid w:val="00A52723"/>
    <w:rsid w:val="00A54600"/>
    <w:rsid w:val="00A54FF8"/>
    <w:rsid w:val="00A56E45"/>
    <w:rsid w:val="00A56F64"/>
    <w:rsid w:val="00A57A9E"/>
    <w:rsid w:val="00A60464"/>
    <w:rsid w:val="00A64F06"/>
    <w:rsid w:val="00A72594"/>
    <w:rsid w:val="00A74EA3"/>
    <w:rsid w:val="00A753D4"/>
    <w:rsid w:val="00A77AB2"/>
    <w:rsid w:val="00A81A4C"/>
    <w:rsid w:val="00A83606"/>
    <w:rsid w:val="00A84D96"/>
    <w:rsid w:val="00A8730A"/>
    <w:rsid w:val="00A876A8"/>
    <w:rsid w:val="00A94199"/>
    <w:rsid w:val="00A94DC1"/>
    <w:rsid w:val="00A956F3"/>
    <w:rsid w:val="00A97413"/>
    <w:rsid w:val="00AA2E9A"/>
    <w:rsid w:val="00AA37E3"/>
    <w:rsid w:val="00AB0BE2"/>
    <w:rsid w:val="00AB2FAB"/>
    <w:rsid w:val="00AB5D1D"/>
    <w:rsid w:val="00AB74EE"/>
    <w:rsid w:val="00AC58F5"/>
    <w:rsid w:val="00AC5BE1"/>
    <w:rsid w:val="00AD3D9A"/>
    <w:rsid w:val="00AD4F97"/>
    <w:rsid w:val="00AD52F1"/>
    <w:rsid w:val="00AD63A1"/>
    <w:rsid w:val="00AD6FED"/>
    <w:rsid w:val="00AE01B7"/>
    <w:rsid w:val="00AE0FE8"/>
    <w:rsid w:val="00AE1AAE"/>
    <w:rsid w:val="00AE1EDA"/>
    <w:rsid w:val="00AE2C11"/>
    <w:rsid w:val="00AE32F4"/>
    <w:rsid w:val="00AE43C6"/>
    <w:rsid w:val="00AE7549"/>
    <w:rsid w:val="00AF514A"/>
    <w:rsid w:val="00AF6CB6"/>
    <w:rsid w:val="00AF712B"/>
    <w:rsid w:val="00B01DA5"/>
    <w:rsid w:val="00B04127"/>
    <w:rsid w:val="00B04829"/>
    <w:rsid w:val="00B05059"/>
    <w:rsid w:val="00B065CB"/>
    <w:rsid w:val="00B1510A"/>
    <w:rsid w:val="00B1519E"/>
    <w:rsid w:val="00B2022E"/>
    <w:rsid w:val="00B212B8"/>
    <w:rsid w:val="00B237BA"/>
    <w:rsid w:val="00B25B88"/>
    <w:rsid w:val="00B31573"/>
    <w:rsid w:val="00B31B2B"/>
    <w:rsid w:val="00B31E8E"/>
    <w:rsid w:val="00B32749"/>
    <w:rsid w:val="00B32986"/>
    <w:rsid w:val="00B40A4D"/>
    <w:rsid w:val="00B41DB1"/>
    <w:rsid w:val="00B42180"/>
    <w:rsid w:val="00B426B4"/>
    <w:rsid w:val="00B46481"/>
    <w:rsid w:val="00B46B65"/>
    <w:rsid w:val="00B47447"/>
    <w:rsid w:val="00B52495"/>
    <w:rsid w:val="00B624BC"/>
    <w:rsid w:val="00B66195"/>
    <w:rsid w:val="00B66271"/>
    <w:rsid w:val="00B72148"/>
    <w:rsid w:val="00B74D92"/>
    <w:rsid w:val="00B77AF6"/>
    <w:rsid w:val="00B92B14"/>
    <w:rsid w:val="00B948A7"/>
    <w:rsid w:val="00B9627E"/>
    <w:rsid w:val="00B97AF4"/>
    <w:rsid w:val="00BA1BD8"/>
    <w:rsid w:val="00BA2B51"/>
    <w:rsid w:val="00BA3B2B"/>
    <w:rsid w:val="00BA50C2"/>
    <w:rsid w:val="00BA6516"/>
    <w:rsid w:val="00BA6DB7"/>
    <w:rsid w:val="00BB657F"/>
    <w:rsid w:val="00BC028C"/>
    <w:rsid w:val="00BC64EF"/>
    <w:rsid w:val="00BC7CA7"/>
    <w:rsid w:val="00BD186B"/>
    <w:rsid w:val="00BD3141"/>
    <w:rsid w:val="00BD75BF"/>
    <w:rsid w:val="00BD778C"/>
    <w:rsid w:val="00BD78B3"/>
    <w:rsid w:val="00BE1468"/>
    <w:rsid w:val="00BE3CD9"/>
    <w:rsid w:val="00BE58C3"/>
    <w:rsid w:val="00BF0A2F"/>
    <w:rsid w:val="00BF1109"/>
    <w:rsid w:val="00C01BE1"/>
    <w:rsid w:val="00C032AD"/>
    <w:rsid w:val="00C03EBF"/>
    <w:rsid w:val="00C12891"/>
    <w:rsid w:val="00C16AEA"/>
    <w:rsid w:val="00C179C5"/>
    <w:rsid w:val="00C202A9"/>
    <w:rsid w:val="00C20D42"/>
    <w:rsid w:val="00C20EEF"/>
    <w:rsid w:val="00C216A1"/>
    <w:rsid w:val="00C23AC1"/>
    <w:rsid w:val="00C25084"/>
    <w:rsid w:val="00C25CE7"/>
    <w:rsid w:val="00C33974"/>
    <w:rsid w:val="00C3467D"/>
    <w:rsid w:val="00C369D1"/>
    <w:rsid w:val="00C36C56"/>
    <w:rsid w:val="00C400A4"/>
    <w:rsid w:val="00C40246"/>
    <w:rsid w:val="00C41A52"/>
    <w:rsid w:val="00C41F82"/>
    <w:rsid w:val="00C42852"/>
    <w:rsid w:val="00C47F4A"/>
    <w:rsid w:val="00C51BEC"/>
    <w:rsid w:val="00C521CD"/>
    <w:rsid w:val="00C5320C"/>
    <w:rsid w:val="00C544B2"/>
    <w:rsid w:val="00C5631E"/>
    <w:rsid w:val="00C60069"/>
    <w:rsid w:val="00C600F3"/>
    <w:rsid w:val="00C63978"/>
    <w:rsid w:val="00C67EDD"/>
    <w:rsid w:val="00C67FA1"/>
    <w:rsid w:val="00C74C18"/>
    <w:rsid w:val="00C80156"/>
    <w:rsid w:val="00C824A5"/>
    <w:rsid w:val="00C82B7E"/>
    <w:rsid w:val="00C8302A"/>
    <w:rsid w:val="00C84BBF"/>
    <w:rsid w:val="00C907EE"/>
    <w:rsid w:val="00C94F97"/>
    <w:rsid w:val="00CA0BFA"/>
    <w:rsid w:val="00CA2549"/>
    <w:rsid w:val="00CA4702"/>
    <w:rsid w:val="00CA51D9"/>
    <w:rsid w:val="00CA7112"/>
    <w:rsid w:val="00CB1AC7"/>
    <w:rsid w:val="00CB20AB"/>
    <w:rsid w:val="00CB2341"/>
    <w:rsid w:val="00CB34B8"/>
    <w:rsid w:val="00CB50FA"/>
    <w:rsid w:val="00CB5779"/>
    <w:rsid w:val="00CC1A74"/>
    <w:rsid w:val="00CC6269"/>
    <w:rsid w:val="00CC6FE8"/>
    <w:rsid w:val="00CD0F28"/>
    <w:rsid w:val="00CD1AE7"/>
    <w:rsid w:val="00CD33D7"/>
    <w:rsid w:val="00CD4755"/>
    <w:rsid w:val="00CD7849"/>
    <w:rsid w:val="00CE1B2D"/>
    <w:rsid w:val="00CE2307"/>
    <w:rsid w:val="00CE26BF"/>
    <w:rsid w:val="00CE27D6"/>
    <w:rsid w:val="00CE58E5"/>
    <w:rsid w:val="00CE5D0E"/>
    <w:rsid w:val="00CE5D4F"/>
    <w:rsid w:val="00CF0B0A"/>
    <w:rsid w:val="00CF0EE9"/>
    <w:rsid w:val="00CF196F"/>
    <w:rsid w:val="00CF2C94"/>
    <w:rsid w:val="00CF524E"/>
    <w:rsid w:val="00CF70E2"/>
    <w:rsid w:val="00D00F9F"/>
    <w:rsid w:val="00D023FA"/>
    <w:rsid w:val="00D10159"/>
    <w:rsid w:val="00D114DC"/>
    <w:rsid w:val="00D130F4"/>
    <w:rsid w:val="00D132B4"/>
    <w:rsid w:val="00D1334B"/>
    <w:rsid w:val="00D150D2"/>
    <w:rsid w:val="00D1568E"/>
    <w:rsid w:val="00D17D11"/>
    <w:rsid w:val="00D20768"/>
    <w:rsid w:val="00D21E2F"/>
    <w:rsid w:val="00D228AF"/>
    <w:rsid w:val="00D324C7"/>
    <w:rsid w:val="00D34F57"/>
    <w:rsid w:val="00D36788"/>
    <w:rsid w:val="00D4334E"/>
    <w:rsid w:val="00D43A4D"/>
    <w:rsid w:val="00D45EFC"/>
    <w:rsid w:val="00D4747C"/>
    <w:rsid w:val="00D47ADF"/>
    <w:rsid w:val="00D47E3C"/>
    <w:rsid w:val="00D562EC"/>
    <w:rsid w:val="00D6228E"/>
    <w:rsid w:val="00D62FD8"/>
    <w:rsid w:val="00D70A88"/>
    <w:rsid w:val="00D716C0"/>
    <w:rsid w:val="00D74E69"/>
    <w:rsid w:val="00D751D1"/>
    <w:rsid w:val="00D75C2B"/>
    <w:rsid w:val="00D8218C"/>
    <w:rsid w:val="00D83F19"/>
    <w:rsid w:val="00D90310"/>
    <w:rsid w:val="00D95244"/>
    <w:rsid w:val="00D95C3D"/>
    <w:rsid w:val="00DA0180"/>
    <w:rsid w:val="00DA54B2"/>
    <w:rsid w:val="00DA6D30"/>
    <w:rsid w:val="00DB01B0"/>
    <w:rsid w:val="00DB5B93"/>
    <w:rsid w:val="00DB7774"/>
    <w:rsid w:val="00DC0A35"/>
    <w:rsid w:val="00DC11F9"/>
    <w:rsid w:val="00DC1C58"/>
    <w:rsid w:val="00DD2C8E"/>
    <w:rsid w:val="00DD2F78"/>
    <w:rsid w:val="00DD3783"/>
    <w:rsid w:val="00DD6E7D"/>
    <w:rsid w:val="00DE2164"/>
    <w:rsid w:val="00DE41CB"/>
    <w:rsid w:val="00DE4A7C"/>
    <w:rsid w:val="00DE5E04"/>
    <w:rsid w:val="00DF2DCB"/>
    <w:rsid w:val="00DF3575"/>
    <w:rsid w:val="00DF5E01"/>
    <w:rsid w:val="00DF5F5F"/>
    <w:rsid w:val="00DF663C"/>
    <w:rsid w:val="00E05D8C"/>
    <w:rsid w:val="00E12C16"/>
    <w:rsid w:val="00E16BFA"/>
    <w:rsid w:val="00E20387"/>
    <w:rsid w:val="00E20862"/>
    <w:rsid w:val="00E208CC"/>
    <w:rsid w:val="00E209F0"/>
    <w:rsid w:val="00E216E9"/>
    <w:rsid w:val="00E230FE"/>
    <w:rsid w:val="00E242CB"/>
    <w:rsid w:val="00E26C2F"/>
    <w:rsid w:val="00E27218"/>
    <w:rsid w:val="00E30C6D"/>
    <w:rsid w:val="00E3314D"/>
    <w:rsid w:val="00E44B66"/>
    <w:rsid w:val="00E46D8D"/>
    <w:rsid w:val="00E50AD4"/>
    <w:rsid w:val="00E54697"/>
    <w:rsid w:val="00E54BBE"/>
    <w:rsid w:val="00E54C47"/>
    <w:rsid w:val="00E5598F"/>
    <w:rsid w:val="00E56921"/>
    <w:rsid w:val="00E62673"/>
    <w:rsid w:val="00E658C0"/>
    <w:rsid w:val="00E66C8E"/>
    <w:rsid w:val="00E67F02"/>
    <w:rsid w:val="00E70215"/>
    <w:rsid w:val="00E71835"/>
    <w:rsid w:val="00E765D3"/>
    <w:rsid w:val="00E82F59"/>
    <w:rsid w:val="00E82F8F"/>
    <w:rsid w:val="00E860D0"/>
    <w:rsid w:val="00E90927"/>
    <w:rsid w:val="00E92DDF"/>
    <w:rsid w:val="00E93580"/>
    <w:rsid w:val="00E94589"/>
    <w:rsid w:val="00E95677"/>
    <w:rsid w:val="00E95BE5"/>
    <w:rsid w:val="00EA0AD3"/>
    <w:rsid w:val="00EA0FDC"/>
    <w:rsid w:val="00EA47CB"/>
    <w:rsid w:val="00EA492D"/>
    <w:rsid w:val="00EA63CA"/>
    <w:rsid w:val="00EB053C"/>
    <w:rsid w:val="00EC119D"/>
    <w:rsid w:val="00EC1D9F"/>
    <w:rsid w:val="00EC307E"/>
    <w:rsid w:val="00EC5E93"/>
    <w:rsid w:val="00EC6989"/>
    <w:rsid w:val="00EC6F33"/>
    <w:rsid w:val="00ED02C4"/>
    <w:rsid w:val="00EE0925"/>
    <w:rsid w:val="00EE537A"/>
    <w:rsid w:val="00EE660D"/>
    <w:rsid w:val="00EF0045"/>
    <w:rsid w:val="00EF0780"/>
    <w:rsid w:val="00EF2249"/>
    <w:rsid w:val="00EF4BE2"/>
    <w:rsid w:val="00EF6100"/>
    <w:rsid w:val="00F031E3"/>
    <w:rsid w:val="00F100E5"/>
    <w:rsid w:val="00F15F6C"/>
    <w:rsid w:val="00F20994"/>
    <w:rsid w:val="00F303D2"/>
    <w:rsid w:val="00F31516"/>
    <w:rsid w:val="00F3334F"/>
    <w:rsid w:val="00F333D1"/>
    <w:rsid w:val="00F3711E"/>
    <w:rsid w:val="00F373FA"/>
    <w:rsid w:val="00F41557"/>
    <w:rsid w:val="00F42E18"/>
    <w:rsid w:val="00F45665"/>
    <w:rsid w:val="00F501E0"/>
    <w:rsid w:val="00F50A0B"/>
    <w:rsid w:val="00F51BC8"/>
    <w:rsid w:val="00F53C1A"/>
    <w:rsid w:val="00F65A22"/>
    <w:rsid w:val="00F668FB"/>
    <w:rsid w:val="00F676CE"/>
    <w:rsid w:val="00F70AB6"/>
    <w:rsid w:val="00F72DD7"/>
    <w:rsid w:val="00F74257"/>
    <w:rsid w:val="00F80C59"/>
    <w:rsid w:val="00F858B4"/>
    <w:rsid w:val="00F85F7B"/>
    <w:rsid w:val="00F873F6"/>
    <w:rsid w:val="00F9705A"/>
    <w:rsid w:val="00FA355B"/>
    <w:rsid w:val="00FA4893"/>
    <w:rsid w:val="00FA5C63"/>
    <w:rsid w:val="00FB1F2C"/>
    <w:rsid w:val="00FB2DF8"/>
    <w:rsid w:val="00FB2EC6"/>
    <w:rsid w:val="00FB6031"/>
    <w:rsid w:val="00FC1631"/>
    <w:rsid w:val="00FC1F12"/>
    <w:rsid w:val="00FC3184"/>
    <w:rsid w:val="00FC3624"/>
    <w:rsid w:val="00FD0C0C"/>
    <w:rsid w:val="00FD465B"/>
    <w:rsid w:val="00FE5681"/>
    <w:rsid w:val="00FF2122"/>
    <w:rsid w:val="00FF4922"/>
    <w:rsid w:val="00FF60E5"/>
    <w:rsid w:val="03DE15D7"/>
    <w:rsid w:val="15FA0152"/>
    <w:rsid w:val="17373A65"/>
    <w:rsid w:val="17EF2F7C"/>
    <w:rsid w:val="1DFFAD33"/>
    <w:rsid w:val="1FD790AA"/>
    <w:rsid w:val="28753ED4"/>
    <w:rsid w:val="2FBD7CA8"/>
    <w:rsid w:val="2FF480CB"/>
    <w:rsid w:val="2FFF6904"/>
    <w:rsid w:val="36EC5EBE"/>
    <w:rsid w:val="375B1D41"/>
    <w:rsid w:val="3779CF73"/>
    <w:rsid w:val="3CEF2983"/>
    <w:rsid w:val="3DDEFCB4"/>
    <w:rsid w:val="3FBBED2B"/>
    <w:rsid w:val="3FF50803"/>
    <w:rsid w:val="3FF9D98B"/>
    <w:rsid w:val="3FFF4F1A"/>
    <w:rsid w:val="3FFFA608"/>
    <w:rsid w:val="451118C1"/>
    <w:rsid w:val="46EB70E0"/>
    <w:rsid w:val="4AFD3EEC"/>
    <w:rsid w:val="4BD9A143"/>
    <w:rsid w:val="4EFF0C08"/>
    <w:rsid w:val="4FF35C77"/>
    <w:rsid w:val="52FFD631"/>
    <w:rsid w:val="579FD68F"/>
    <w:rsid w:val="57EDC3E7"/>
    <w:rsid w:val="57EE6EC5"/>
    <w:rsid w:val="57FE7351"/>
    <w:rsid w:val="5BAFC65C"/>
    <w:rsid w:val="5BFF8194"/>
    <w:rsid w:val="5CBE753B"/>
    <w:rsid w:val="5D9BCB0F"/>
    <w:rsid w:val="5EFBC8A9"/>
    <w:rsid w:val="5FF2722B"/>
    <w:rsid w:val="67F7F782"/>
    <w:rsid w:val="6A7D84B0"/>
    <w:rsid w:val="6EDF5ADA"/>
    <w:rsid w:val="6EF6164F"/>
    <w:rsid w:val="6F6B0612"/>
    <w:rsid w:val="6F77FE98"/>
    <w:rsid w:val="6F7EFFCF"/>
    <w:rsid w:val="6FD66D80"/>
    <w:rsid w:val="6FD78B10"/>
    <w:rsid w:val="6FD987DE"/>
    <w:rsid w:val="6FEFAB09"/>
    <w:rsid w:val="76CF6E00"/>
    <w:rsid w:val="76FF3BBD"/>
    <w:rsid w:val="773F32E7"/>
    <w:rsid w:val="77A3C6CF"/>
    <w:rsid w:val="7AA889A8"/>
    <w:rsid w:val="7AC14382"/>
    <w:rsid w:val="7B970D56"/>
    <w:rsid w:val="7BF77F47"/>
    <w:rsid w:val="7BFF7D2B"/>
    <w:rsid w:val="7CFA6412"/>
    <w:rsid w:val="7DFD21F6"/>
    <w:rsid w:val="7EF7716D"/>
    <w:rsid w:val="7F17A7AD"/>
    <w:rsid w:val="7F6BE425"/>
    <w:rsid w:val="7F775450"/>
    <w:rsid w:val="7FDBD8AE"/>
    <w:rsid w:val="7FEC141D"/>
    <w:rsid w:val="7FEFC187"/>
    <w:rsid w:val="7FF7F204"/>
    <w:rsid w:val="7FFBD313"/>
    <w:rsid w:val="7FFF02C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E1437B"/>
  <w15:docId w15:val="{279A7A1D-8961-45C5-B69A-A76852F02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iPriority="0" w:qFormat="1"/>
    <w:lsdException w:name="annotation text" w:unhideWhenUsed="1" w:qFormat="1"/>
    <w:lsdException w:name="header" w:semiHidden="1" w:uiPriority="0" w:qFormat="1"/>
    <w:lsdException w:name="footer" w:semiHidden="1" w:uiPriority="0" w:qFormat="1"/>
    <w:lsdException w:name="index heading" w:semiHidden="1" w:unhideWhenUsed="1"/>
    <w:lsdException w:name="caption" w:uiPriority="0" w:qFormat="1"/>
    <w:lsdException w:name="table of figures" w:unhideWhenUsed="1"/>
    <w:lsdException w:name="envelope address" w:semiHidden="1" w:unhideWhenUsed="1"/>
    <w:lsdException w:name="envelope return" w:semiHidden="1" w:unhideWhenUsed="1"/>
    <w:lsdException w:name="footnote reference" w:semiHidden="1" w:uiPriority="0"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qFormat="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jc w:val="both"/>
    </w:pPr>
    <w:rPr>
      <w:rFonts w:eastAsia="Arial Unicode MS"/>
      <w:sz w:val="24"/>
      <w:szCs w:val="24"/>
    </w:rPr>
  </w:style>
  <w:style w:type="paragraph" w:styleId="Titre1">
    <w:name w:val="heading 1"/>
    <w:basedOn w:val="Titre"/>
    <w:next w:val="Corpsdetexte"/>
    <w:link w:val="Titre1Car"/>
    <w:qFormat/>
    <w:pPr>
      <w:numPr>
        <w:numId w:val="1"/>
      </w:numPr>
      <w:suppressLineNumbers/>
      <w:spacing w:before="280" w:after="280" w:line="400" w:lineRule="exact"/>
      <w:outlineLvl w:val="0"/>
    </w:pPr>
    <w:rPr>
      <w:b/>
      <w:bCs/>
      <w:sz w:val="36"/>
      <w:szCs w:val="32"/>
    </w:rPr>
  </w:style>
  <w:style w:type="paragraph" w:styleId="Titre2">
    <w:name w:val="heading 2"/>
    <w:basedOn w:val="Titre"/>
    <w:next w:val="Corpsdetexte"/>
    <w:link w:val="Titre2Car"/>
    <w:qFormat/>
    <w:pPr>
      <w:numPr>
        <w:numId w:val="2"/>
      </w:numPr>
      <w:suppressLineNumbers/>
      <w:spacing w:before="295" w:after="6"/>
      <w:outlineLvl w:val="1"/>
    </w:pPr>
    <w:rPr>
      <w:b/>
      <w:bCs/>
      <w:i/>
      <w:iCs/>
      <w:sz w:val="32"/>
    </w:rPr>
  </w:style>
  <w:style w:type="paragraph" w:styleId="Titre3">
    <w:name w:val="heading 3"/>
    <w:basedOn w:val="Titre"/>
    <w:next w:val="Corpsdetexte"/>
    <w:qFormat/>
    <w:pPr>
      <w:tabs>
        <w:tab w:val="left" w:pos="283"/>
      </w:tabs>
      <w:spacing w:before="238" w:after="176" w:line="100" w:lineRule="atLeast"/>
      <w:ind w:left="283" w:hanging="283"/>
      <w:outlineLvl w:val="2"/>
    </w:pPr>
    <w:rPr>
      <w:b/>
      <w:bCs/>
    </w:rPr>
  </w:style>
  <w:style w:type="paragraph" w:styleId="Titre5">
    <w:name w:val="heading 5"/>
    <w:basedOn w:val="Titre"/>
    <w:next w:val="Corpsdetexte"/>
    <w:qFormat/>
    <w:pPr>
      <w:outlineLvl w:val="4"/>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Corpsdetexte"/>
    <w:link w:val="TitreCar"/>
    <w:qFormat/>
    <w:pPr>
      <w:keepNext/>
      <w:spacing w:before="240" w:after="120"/>
    </w:pPr>
    <w:rPr>
      <w:rFonts w:ascii="Arial" w:eastAsia="MS Mincho" w:hAnsi="Arial" w:cs="Tahoma"/>
      <w:sz w:val="28"/>
      <w:szCs w:val="28"/>
    </w:rPr>
  </w:style>
  <w:style w:type="paragraph" w:styleId="Corpsdetexte">
    <w:name w:val="Body Text"/>
    <w:basedOn w:val="Normal"/>
    <w:semiHidden/>
    <w:qFormat/>
    <w:pPr>
      <w:spacing w:after="120"/>
    </w:pPr>
  </w:style>
  <w:style w:type="paragraph" w:styleId="Textedebulles">
    <w:name w:val="Balloon Text"/>
    <w:basedOn w:val="Normal"/>
    <w:link w:val="TextedebullesCar"/>
    <w:uiPriority w:val="99"/>
    <w:unhideWhenUsed/>
    <w:qFormat/>
    <w:rPr>
      <w:rFonts w:ascii="Segoe UI" w:hAnsi="Segoe UI" w:cs="Segoe UI"/>
      <w:sz w:val="18"/>
      <w:szCs w:val="18"/>
    </w:rPr>
  </w:style>
  <w:style w:type="paragraph" w:styleId="Lgende">
    <w:name w:val="caption"/>
    <w:basedOn w:val="Normal"/>
    <w:next w:val="Normal"/>
    <w:qFormat/>
    <w:pPr>
      <w:suppressLineNumbers/>
      <w:spacing w:before="120" w:after="120"/>
    </w:pPr>
    <w:rPr>
      <w:rFonts w:cs="Tahoma"/>
      <w:i/>
      <w:iCs/>
    </w:rPr>
  </w:style>
  <w:style w:type="paragraph" w:styleId="Commentaire">
    <w:name w:val="annotation text"/>
    <w:basedOn w:val="Normal"/>
    <w:link w:val="CommentaireCar"/>
    <w:uiPriority w:val="99"/>
    <w:unhideWhenUsed/>
    <w:qFormat/>
    <w:rPr>
      <w:sz w:val="20"/>
      <w:szCs w:val="20"/>
    </w:rPr>
  </w:style>
  <w:style w:type="paragraph" w:styleId="Objetducommentaire">
    <w:name w:val="annotation subject"/>
    <w:basedOn w:val="Commentaire"/>
    <w:next w:val="Commentaire"/>
    <w:link w:val="ObjetducommentaireCar"/>
    <w:uiPriority w:val="99"/>
    <w:unhideWhenUsed/>
    <w:qFormat/>
    <w:rPr>
      <w:b/>
      <w:bCs/>
    </w:rPr>
  </w:style>
  <w:style w:type="paragraph" w:styleId="Pieddepage">
    <w:name w:val="footer"/>
    <w:basedOn w:val="Normal"/>
    <w:semiHidden/>
    <w:qFormat/>
    <w:pPr>
      <w:suppressLineNumbers/>
      <w:tabs>
        <w:tab w:val="center" w:pos="4818"/>
        <w:tab w:val="right" w:pos="9637"/>
      </w:tabs>
    </w:pPr>
  </w:style>
  <w:style w:type="paragraph" w:styleId="Notedebasdepage">
    <w:name w:val="footnote text"/>
    <w:basedOn w:val="Normal"/>
    <w:semiHidden/>
    <w:qFormat/>
    <w:pPr>
      <w:suppressLineNumbers/>
      <w:ind w:left="283" w:hanging="283"/>
    </w:pPr>
    <w:rPr>
      <w:sz w:val="20"/>
      <w:szCs w:val="20"/>
    </w:rPr>
  </w:style>
  <w:style w:type="paragraph" w:styleId="En-tte">
    <w:name w:val="header"/>
    <w:basedOn w:val="Normal"/>
    <w:semiHidden/>
    <w:qFormat/>
    <w:pPr>
      <w:suppressLineNumbers/>
      <w:tabs>
        <w:tab w:val="center" w:pos="4818"/>
        <w:tab w:val="right" w:pos="9637"/>
      </w:tabs>
    </w:pPr>
  </w:style>
  <w:style w:type="paragraph" w:styleId="PrformatHTML">
    <w:name w:val="HTML Preformatted"/>
    <w:basedOn w:val="Normal"/>
    <w:link w:val="PrformatHTMLC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rPr>
  </w:style>
  <w:style w:type="paragraph" w:styleId="Liste">
    <w:name w:val="List"/>
    <w:basedOn w:val="Corpsdetexte"/>
    <w:semiHidden/>
    <w:qFormat/>
    <w:rPr>
      <w:rFonts w:cs="Tahoma"/>
    </w:rPr>
  </w:style>
  <w:style w:type="paragraph" w:styleId="NormalWeb">
    <w:name w:val="Normal (Web)"/>
    <w:basedOn w:val="Normal"/>
    <w:uiPriority w:val="99"/>
    <w:unhideWhenUsed/>
    <w:qFormat/>
    <w:pPr>
      <w:widowControl/>
      <w:suppressAutoHyphens w:val="0"/>
      <w:spacing w:before="100" w:beforeAutospacing="1" w:after="119"/>
    </w:pPr>
    <w:rPr>
      <w:rFonts w:eastAsia="Times New Roman"/>
    </w:rPr>
  </w:style>
  <w:style w:type="paragraph" w:styleId="Signature">
    <w:name w:val="Signature"/>
    <w:basedOn w:val="Normal"/>
    <w:semiHidden/>
    <w:qFormat/>
    <w:pPr>
      <w:suppressLineNumbers/>
    </w:pPr>
  </w:style>
  <w:style w:type="paragraph" w:styleId="Tabledesillustrations">
    <w:name w:val="table of figures"/>
    <w:basedOn w:val="Normal"/>
    <w:next w:val="Normal"/>
    <w:uiPriority w:val="99"/>
    <w:unhideWhenUsed/>
    <w:pPr>
      <w:spacing w:after="0"/>
    </w:pPr>
  </w:style>
  <w:style w:type="paragraph" w:styleId="TM1">
    <w:name w:val="toc 1"/>
    <w:basedOn w:val="Index"/>
    <w:next w:val="Normal"/>
    <w:uiPriority w:val="39"/>
    <w:qFormat/>
    <w:pPr>
      <w:suppressLineNumbers w:val="0"/>
      <w:spacing w:before="120" w:after="0"/>
      <w:jc w:val="left"/>
    </w:pPr>
    <w:rPr>
      <w:rFonts w:asciiTheme="minorHAnsi" w:hAnsiTheme="minorHAnsi" w:cstheme="minorHAnsi"/>
      <w:b/>
      <w:bCs/>
      <w:i/>
      <w:iCs/>
    </w:rPr>
  </w:style>
  <w:style w:type="paragraph" w:customStyle="1" w:styleId="Index">
    <w:name w:val="Index"/>
    <w:basedOn w:val="Normal"/>
    <w:qFormat/>
    <w:pPr>
      <w:suppressLineNumbers/>
    </w:pPr>
    <w:rPr>
      <w:rFonts w:cs="Tahoma"/>
    </w:rPr>
  </w:style>
  <w:style w:type="paragraph" w:styleId="TM2">
    <w:name w:val="toc 2"/>
    <w:basedOn w:val="Index"/>
    <w:next w:val="Normal"/>
    <w:uiPriority w:val="39"/>
    <w:qFormat/>
    <w:pPr>
      <w:suppressLineNumbers w:val="0"/>
      <w:spacing w:before="120" w:after="0"/>
      <w:ind w:left="240"/>
      <w:jc w:val="left"/>
    </w:pPr>
    <w:rPr>
      <w:rFonts w:asciiTheme="minorHAnsi" w:hAnsiTheme="minorHAnsi" w:cstheme="minorHAnsi"/>
      <w:b/>
      <w:bCs/>
      <w:sz w:val="22"/>
      <w:szCs w:val="22"/>
    </w:rPr>
  </w:style>
  <w:style w:type="paragraph" w:styleId="TM3">
    <w:name w:val="toc 3"/>
    <w:basedOn w:val="Index"/>
    <w:next w:val="Normal"/>
    <w:uiPriority w:val="39"/>
    <w:qFormat/>
    <w:pPr>
      <w:suppressLineNumbers w:val="0"/>
      <w:spacing w:after="0"/>
      <w:ind w:left="480"/>
      <w:jc w:val="left"/>
    </w:pPr>
    <w:rPr>
      <w:rFonts w:asciiTheme="minorHAnsi" w:hAnsiTheme="minorHAnsi" w:cstheme="minorHAnsi"/>
      <w:sz w:val="20"/>
      <w:szCs w:val="20"/>
    </w:rPr>
  </w:style>
  <w:style w:type="paragraph" w:styleId="TM4">
    <w:name w:val="toc 4"/>
    <w:basedOn w:val="Index"/>
    <w:next w:val="Normal"/>
    <w:semiHidden/>
    <w:qFormat/>
    <w:pPr>
      <w:suppressLineNumbers w:val="0"/>
      <w:spacing w:after="0"/>
      <w:ind w:left="720"/>
      <w:jc w:val="left"/>
    </w:pPr>
    <w:rPr>
      <w:rFonts w:asciiTheme="minorHAnsi" w:hAnsiTheme="minorHAnsi" w:cstheme="minorHAnsi"/>
      <w:sz w:val="20"/>
      <w:szCs w:val="20"/>
    </w:rPr>
  </w:style>
  <w:style w:type="paragraph" w:styleId="TM5">
    <w:name w:val="toc 5"/>
    <w:basedOn w:val="Index"/>
    <w:next w:val="Normal"/>
    <w:semiHidden/>
    <w:qFormat/>
    <w:pPr>
      <w:suppressLineNumbers w:val="0"/>
      <w:spacing w:after="0"/>
      <w:ind w:left="960"/>
      <w:jc w:val="left"/>
    </w:pPr>
    <w:rPr>
      <w:rFonts w:asciiTheme="minorHAnsi" w:hAnsiTheme="minorHAnsi" w:cstheme="minorHAnsi"/>
      <w:sz w:val="20"/>
      <w:szCs w:val="20"/>
    </w:rPr>
  </w:style>
  <w:style w:type="paragraph" w:styleId="TM6">
    <w:name w:val="toc 6"/>
    <w:basedOn w:val="Index"/>
    <w:next w:val="Normal"/>
    <w:semiHidden/>
    <w:qFormat/>
    <w:pPr>
      <w:suppressLineNumbers w:val="0"/>
      <w:spacing w:after="0"/>
      <w:ind w:left="1200"/>
      <w:jc w:val="left"/>
    </w:pPr>
    <w:rPr>
      <w:rFonts w:asciiTheme="minorHAnsi" w:hAnsiTheme="minorHAnsi" w:cstheme="minorHAnsi"/>
      <w:sz w:val="20"/>
      <w:szCs w:val="20"/>
    </w:rPr>
  </w:style>
  <w:style w:type="paragraph" w:styleId="TM7">
    <w:name w:val="toc 7"/>
    <w:basedOn w:val="Index"/>
    <w:next w:val="Normal"/>
    <w:semiHidden/>
    <w:qFormat/>
    <w:pPr>
      <w:suppressLineNumbers w:val="0"/>
      <w:spacing w:after="0"/>
      <w:ind w:left="1440"/>
      <w:jc w:val="left"/>
    </w:pPr>
    <w:rPr>
      <w:rFonts w:asciiTheme="minorHAnsi" w:hAnsiTheme="minorHAnsi" w:cstheme="minorHAnsi"/>
      <w:sz w:val="20"/>
      <w:szCs w:val="20"/>
    </w:rPr>
  </w:style>
  <w:style w:type="paragraph" w:styleId="TM8">
    <w:name w:val="toc 8"/>
    <w:basedOn w:val="Index"/>
    <w:next w:val="Normal"/>
    <w:semiHidden/>
    <w:qFormat/>
    <w:pPr>
      <w:suppressLineNumbers w:val="0"/>
      <w:spacing w:after="0"/>
      <w:ind w:left="1680"/>
      <w:jc w:val="left"/>
    </w:pPr>
    <w:rPr>
      <w:rFonts w:asciiTheme="minorHAnsi" w:hAnsiTheme="minorHAnsi" w:cstheme="minorHAnsi"/>
      <w:sz w:val="20"/>
      <w:szCs w:val="20"/>
    </w:rPr>
  </w:style>
  <w:style w:type="paragraph" w:styleId="TM9">
    <w:name w:val="toc 9"/>
    <w:basedOn w:val="Index"/>
    <w:next w:val="Normal"/>
    <w:semiHidden/>
    <w:qFormat/>
    <w:pPr>
      <w:suppressLineNumbers w:val="0"/>
      <w:spacing w:after="0"/>
      <w:ind w:left="1920"/>
      <w:jc w:val="left"/>
    </w:pPr>
    <w:rPr>
      <w:rFonts w:asciiTheme="minorHAnsi" w:hAnsiTheme="minorHAnsi" w:cstheme="minorHAnsi"/>
      <w:sz w:val="20"/>
      <w:szCs w:val="20"/>
    </w:rPr>
  </w:style>
  <w:style w:type="character" w:styleId="Marquedecommentaire">
    <w:name w:val="annotation reference"/>
    <w:basedOn w:val="Policepardfaut"/>
    <w:uiPriority w:val="99"/>
    <w:unhideWhenUsed/>
    <w:qFormat/>
    <w:rPr>
      <w:sz w:val="16"/>
      <w:szCs w:val="16"/>
    </w:rPr>
  </w:style>
  <w:style w:type="character" w:styleId="Appelnotedebasdep">
    <w:name w:val="footnote reference"/>
    <w:semiHidden/>
    <w:qFormat/>
    <w:rPr>
      <w:vertAlign w:val="superscript"/>
    </w:rPr>
  </w:style>
  <w:style w:type="character" w:styleId="Lienhypertexte">
    <w:name w:val="Hyperlink"/>
    <w:uiPriority w:val="99"/>
    <w:qFormat/>
    <w:rPr>
      <w:color w:val="000080"/>
      <w:u w:val="single"/>
    </w:rPr>
  </w:style>
  <w:style w:type="table" w:styleId="Grilledutableau">
    <w:name w:val="Table Grid"/>
    <w:basedOn w:val="TableauNormal"/>
    <w:uiPriority w:val="5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ractresdenotedebasdepage">
    <w:name w:val="Caractères de note de bas de page"/>
    <w:qFormat/>
  </w:style>
  <w:style w:type="character" w:customStyle="1" w:styleId="Caractresdenumrotation">
    <w:name w:val="Caractères de numérotation"/>
    <w:qFormat/>
  </w:style>
  <w:style w:type="character" w:customStyle="1" w:styleId="Puces">
    <w:name w:val="Puces"/>
    <w:qFormat/>
    <w:rPr>
      <w:rFonts w:ascii="StarSymbol" w:eastAsia="StarSymbol" w:hAnsi="StarSymbol" w:cs="StarSymbol"/>
      <w:sz w:val="18"/>
      <w:szCs w:val="18"/>
    </w:r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spacing w:before="283"/>
      <w:ind w:left="794" w:hanging="794"/>
    </w:pPr>
    <w:rPr>
      <w:b/>
      <w:bCs/>
      <w:iCs/>
      <w:sz w:val="22"/>
    </w:rPr>
  </w:style>
  <w:style w:type="paragraph" w:customStyle="1" w:styleId="Illustration">
    <w:name w:val="Illustration"/>
    <w:basedOn w:val="Lgende"/>
    <w:qFormat/>
  </w:style>
  <w:style w:type="paragraph" w:customStyle="1" w:styleId="Tableau">
    <w:name w:val="Tableau"/>
    <w:basedOn w:val="Lgende"/>
    <w:qFormat/>
    <w:pPr>
      <w:spacing w:line="312" w:lineRule="exact"/>
      <w:ind w:left="1191" w:hanging="1191"/>
    </w:pPr>
    <w:rPr>
      <w:b/>
      <w:i w:val="0"/>
    </w:rPr>
  </w:style>
  <w:style w:type="paragraph" w:customStyle="1" w:styleId="Texte">
    <w:name w:val="Texte"/>
    <w:basedOn w:val="Lgende"/>
    <w:qFormat/>
  </w:style>
  <w:style w:type="paragraph" w:customStyle="1" w:styleId="Contenuducadre">
    <w:name w:val="Contenu du cadre"/>
    <w:basedOn w:val="Corpsdetexte"/>
    <w:qFormat/>
  </w:style>
  <w:style w:type="paragraph" w:customStyle="1" w:styleId="Titredetabledesmatires">
    <w:name w:val="Titre de table des matières"/>
    <w:basedOn w:val="Titre"/>
    <w:qFormat/>
    <w:pPr>
      <w:suppressLineNumbers/>
    </w:pPr>
    <w:rPr>
      <w:b/>
      <w:bCs/>
      <w:sz w:val="32"/>
      <w:szCs w:val="32"/>
    </w:rPr>
  </w:style>
  <w:style w:type="paragraph" w:customStyle="1" w:styleId="Tabledesmatiresniveau10">
    <w:name w:val="Table des matières niveau 10"/>
    <w:basedOn w:val="Index"/>
    <w:qFormat/>
    <w:pPr>
      <w:tabs>
        <w:tab w:val="right" w:leader="dot" w:pos="7090"/>
      </w:tabs>
      <w:ind w:left="2547"/>
    </w:pPr>
  </w:style>
  <w:style w:type="paragraph" w:customStyle="1" w:styleId="Titredelindexdesillustrations">
    <w:name w:val="Titre de l'index des illustrations"/>
    <w:basedOn w:val="Titre"/>
    <w:qFormat/>
    <w:pPr>
      <w:suppressLineNumbers/>
    </w:pPr>
    <w:rPr>
      <w:b/>
      <w:bCs/>
      <w:sz w:val="32"/>
      <w:szCs w:val="32"/>
    </w:rPr>
  </w:style>
  <w:style w:type="paragraph" w:customStyle="1" w:styleId="Indexdesillustrations1">
    <w:name w:val="Index des illustrations 1"/>
    <w:basedOn w:val="Index"/>
    <w:qFormat/>
    <w:pPr>
      <w:tabs>
        <w:tab w:val="right" w:leader="dot" w:pos="9637"/>
      </w:tabs>
    </w:pPr>
  </w:style>
  <w:style w:type="paragraph" w:customStyle="1" w:styleId="---Modleinstitut---">
    <w:name w:val="--- Modèle institut ---"/>
    <w:link w:val="---Modleinstitut---Car"/>
    <w:qFormat/>
    <w:pPr>
      <w:widowControl w:val="0"/>
      <w:suppressAutoHyphens/>
    </w:pPr>
    <w:rPr>
      <w:rFonts w:eastAsia="Arial Unicode MS"/>
      <w:sz w:val="24"/>
      <w:szCs w:val="24"/>
    </w:rPr>
  </w:style>
  <w:style w:type="paragraph" w:customStyle="1" w:styleId="1PREMIEREDECOUVERTURE">
    <w:name w:val="1 )   PREMIERE DE COUVERTURE"/>
    <w:basedOn w:val="---Modleinstitut---"/>
    <w:qFormat/>
  </w:style>
  <w:style w:type="paragraph" w:customStyle="1" w:styleId="2PAGESLIMINAIRES">
    <w:name w:val="2 )   PAGES LIMINAIRES"/>
    <w:basedOn w:val="---Modleinstitut---"/>
    <w:qFormat/>
  </w:style>
  <w:style w:type="paragraph" w:customStyle="1" w:styleId="3CORPSDUMEMOIRE">
    <w:name w:val="3 )   CORPS DU MEMOIRE"/>
    <w:basedOn w:val="---Modleinstitut---"/>
    <w:link w:val="3CORPSDUMEMOIRECar"/>
  </w:style>
  <w:style w:type="paragraph" w:customStyle="1" w:styleId="301Introduction">
    <w:name w:val="3.01   Introduction"/>
    <w:basedOn w:val="3CORPSDUMEMOIRE"/>
    <w:link w:val="301IntroductionCar"/>
    <w:qFormat/>
    <w:pPr>
      <w:spacing w:before="400" w:after="800"/>
      <w:jc w:val="center"/>
    </w:pPr>
    <w:rPr>
      <w:b/>
      <w:smallCaps/>
      <w:sz w:val="32"/>
    </w:rPr>
  </w:style>
  <w:style w:type="paragraph" w:customStyle="1" w:styleId="307Conclusion">
    <w:name w:val="3.07   Conclusion"/>
    <w:basedOn w:val="3CORPSDUMEMOIRE"/>
    <w:qFormat/>
    <w:pPr>
      <w:jc w:val="both"/>
    </w:pPr>
    <w:rPr>
      <w:rFonts w:ascii="Arial" w:hAnsi="Arial"/>
      <w:b/>
      <w:sz w:val="32"/>
    </w:rPr>
  </w:style>
  <w:style w:type="paragraph" w:customStyle="1" w:styleId="302Niveau1">
    <w:name w:val="3.02   Niveau 1"/>
    <w:basedOn w:val="3CORPSDUMEMOIRE"/>
    <w:qFormat/>
    <w:pPr>
      <w:keepNext/>
      <w:keepLines/>
      <w:tabs>
        <w:tab w:val="left" w:pos="283"/>
      </w:tabs>
      <w:spacing w:before="400" w:after="240" w:line="362" w:lineRule="exact"/>
    </w:pPr>
    <w:rPr>
      <w:rFonts w:ascii="Arial" w:hAnsi="Arial"/>
      <w:b/>
      <w:sz w:val="32"/>
    </w:rPr>
  </w:style>
  <w:style w:type="paragraph" w:customStyle="1" w:styleId="303Niveau2">
    <w:name w:val="3.03   Niveau 2"/>
    <w:basedOn w:val="3CORPSDUMEMOIRE"/>
    <w:qFormat/>
    <w:pPr>
      <w:keepNext/>
      <w:keepLines/>
      <w:tabs>
        <w:tab w:val="left"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qFormat/>
    <w:pPr>
      <w:keepNext/>
      <w:keepLines/>
      <w:tabs>
        <w:tab w:val="left" w:pos="283"/>
      </w:tabs>
      <w:spacing w:before="320" w:line="322" w:lineRule="exact"/>
      <w:ind w:left="283" w:hanging="283"/>
      <w:jc w:val="both"/>
    </w:pPr>
    <w:rPr>
      <w:rFonts w:ascii="Arial" w:hAnsi="Arial"/>
      <w:b/>
      <w:smallCaps/>
    </w:rPr>
  </w:style>
  <w:style w:type="paragraph" w:customStyle="1" w:styleId="305Niveau4">
    <w:name w:val="3.05   Niveau 4"/>
    <w:basedOn w:val="3CORPSDUMEMOIRE"/>
    <w:qFormat/>
    <w:pPr>
      <w:numPr>
        <w:ilvl w:val="3"/>
        <w:numId w:val="3"/>
      </w:numPr>
      <w:spacing w:before="140" w:after="120" w:line="302" w:lineRule="exact"/>
      <w:jc w:val="both"/>
      <w:outlineLvl w:val="3"/>
    </w:pPr>
    <w:rPr>
      <w:rFonts w:ascii="Arial" w:hAnsi="Arial"/>
      <w:i/>
      <w:sz w:val="26"/>
    </w:rPr>
  </w:style>
  <w:style w:type="paragraph" w:customStyle="1" w:styleId="306Niveau5">
    <w:name w:val="3.06   Niveau 5"/>
    <w:basedOn w:val="3CORPSDUMEMOIRE"/>
    <w:qFormat/>
    <w:pPr>
      <w:numPr>
        <w:ilvl w:val="4"/>
        <w:numId w:val="3"/>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qFormat/>
    <w:pPr>
      <w:jc w:val="center"/>
    </w:pPr>
    <w:rPr>
      <w:b/>
      <w:sz w:val="28"/>
    </w:rPr>
  </w:style>
  <w:style w:type="paragraph" w:customStyle="1" w:styleId="309TexteBibliographie">
    <w:name w:val="3.09   Texte Bibliographie"/>
    <w:basedOn w:val="3CORPSDUMEMOIRE"/>
    <w:qFormat/>
    <w:pPr>
      <w:spacing w:after="198" w:line="282" w:lineRule="exact"/>
      <w:ind w:left="1134" w:hanging="1134"/>
    </w:pPr>
  </w:style>
  <w:style w:type="paragraph" w:customStyle="1" w:styleId="107Ecoledorigine">
    <w:name w:val="1.07   Ecole d'origine"/>
    <w:basedOn w:val="1PREMIEREDECOUVERTURE"/>
    <w:qFormat/>
    <w:rPr>
      <w:b/>
      <w:sz w:val="28"/>
    </w:rPr>
  </w:style>
  <w:style w:type="paragraph" w:customStyle="1" w:styleId="108EcoleIRC">
    <w:name w:val="1.08   Ecole IRC"/>
    <w:basedOn w:val="1PREMIEREDECOUVERTURE"/>
    <w:qFormat/>
    <w:pPr>
      <w:jc w:val="right"/>
    </w:pPr>
    <w:rPr>
      <w:b/>
      <w:sz w:val="28"/>
    </w:rPr>
  </w:style>
  <w:style w:type="paragraph" w:customStyle="1" w:styleId="110Structuredaccueil">
    <w:name w:val="1.10   Structure d'accueil"/>
    <w:basedOn w:val="1PREMIEREDECOUVERTURE"/>
    <w:qFormat/>
    <w:pPr>
      <w:jc w:val="center"/>
    </w:pPr>
    <w:rPr>
      <w:rFonts w:ascii="Arial" w:hAnsi="Arial"/>
      <w:sz w:val="28"/>
    </w:rPr>
  </w:style>
  <w:style w:type="paragraph" w:customStyle="1" w:styleId="102TitreMmoire">
    <w:name w:val="1.02   Titre Mémoire"/>
    <w:basedOn w:val="1PREMIEREDECOUVERTURE"/>
    <w:qFormat/>
    <w:pPr>
      <w:spacing w:before="28" w:after="465" w:line="346" w:lineRule="exact"/>
      <w:jc w:val="center"/>
    </w:pPr>
    <w:rPr>
      <w:rFonts w:ascii="Verdana" w:hAnsi="Verdana"/>
      <w:b/>
      <w:sz w:val="32"/>
    </w:rPr>
  </w:style>
  <w:style w:type="paragraph" w:customStyle="1" w:styleId="101Auteur">
    <w:name w:val="1.01   Auteur"/>
    <w:basedOn w:val="1PREMIEREDECOUVERTURE"/>
    <w:qFormat/>
    <w:pPr>
      <w:ind w:left="4000"/>
    </w:pPr>
    <w:rPr>
      <w:b/>
      <w:sz w:val="28"/>
    </w:rPr>
  </w:style>
  <w:style w:type="paragraph" w:customStyle="1" w:styleId="103Diplme">
    <w:name w:val="1.03   Diplôme"/>
    <w:basedOn w:val="1PREMIEREDECOUVERTURE"/>
    <w:qFormat/>
  </w:style>
  <w:style w:type="paragraph" w:customStyle="1" w:styleId="109Matredestage1">
    <w:name w:val="1.09   Maître de stage (1)"/>
    <w:basedOn w:val="1PREMIEREDECOUVERTURE"/>
    <w:qFormat/>
    <w:pPr>
      <w:spacing w:after="113"/>
    </w:pPr>
    <w:rPr>
      <w:b/>
      <w:sz w:val="26"/>
    </w:rPr>
  </w:style>
  <w:style w:type="paragraph" w:customStyle="1" w:styleId="106Directeurdemmoire1">
    <w:name w:val="1.06   Directeur de mémoire (1)"/>
    <w:basedOn w:val="1PREMIEREDECOUVERTURE"/>
    <w:qFormat/>
    <w:rPr>
      <w:b/>
    </w:rPr>
  </w:style>
  <w:style w:type="paragraph" w:customStyle="1" w:styleId="104Datedesoutenance">
    <w:name w:val="1.04   Date de soutenance"/>
    <w:basedOn w:val="1PREMIEREDECOUVERTURE"/>
    <w:qFormat/>
    <w:pPr>
      <w:spacing w:before="850" w:after="850"/>
      <w:jc w:val="right"/>
    </w:pPr>
    <w:rPr>
      <w:rFonts w:ascii="Arial" w:hAnsi="Arial"/>
      <w:b/>
    </w:rPr>
  </w:style>
  <w:style w:type="paragraph" w:customStyle="1" w:styleId="105Mmoireprsentpar">
    <w:name w:val="1.05   Mémoire présenté par"/>
    <w:basedOn w:val="1PREMIEREDECOUVERTURE"/>
    <w:qFormat/>
    <w:pPr>
      <w:spacing w:after="567"/>
      <w:jc w:val="center"/>
    </w:pPr>
    <w:rPr>
      <w:b/>
      <w:sz w:val="28"/>
    </w:rPr>
  </w:style>
  <w:style w:type="paragraph" w:customStyle="1" w:styleId="203Titreliminaire">
    <w:name w:val="2.03   Titre liminaire"/>
    <w:basedOn w:val="2PAGESLIMINAIRES"/>
    <w:qFormat/>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qFormat/>
    <w:pPr>
      <w:spacing w:before="140" w:after="140" w:line="282" w:lineRule="exact"/>
      <w:ind w:left="500" w:right="500"/>
      <w:jc w:val="both"/>
    </w:pPr>
    <w:rPr>
      <w:sz w:val="22"/>
    </w:rPr>
  </w:style>
  <w:style w:type="paragraph" w:customStyle="1" w:styleId="6DERNIERESDECOUVERTURE">
    <w:name w:val="6 )   DERNIERES DE COUVERTURE"/>
    <w:basedOn w:val="---Modleinstitut---"/>
    <w:qFormat/>
  </w:style>
  <w:style w:type="paragraph" w:customStyle="1" w:styleId="602Motscltitre">
    <w:name w:val="6.02   Mots clé titre"/>
    <w:basedOn w:val="6DERNIERESDECOUVERTURE"/>
    <w:qFormat/>
    <w:pPr>
      <w:spacing w:before="120" w:after="120" w:line="322" w:lineRule="exact"/>
    </w:pPr>
    <w:rPr>
      <w:rFonts w:ascii="Arial" w:hAnsi="Arial"/>
      <w:b/>
    </w:rPr>
  </w:style>
  <w:style w:type="paragraph" w:customStyle="1" w:styleId="603Motscltexte">
    <w:name w:val="6.03   Mots clé texte"/>
    <w:basedOn w:val="6DERNIERESDECOUVERTURE"/>
    <w:qFormat/>
    <w:pPr>
      <w:spacing w:before="220" w:after="600" w:line="302" w:lineRule="exact"/>
      <w:ind w:right="1020"/>
    </w:pPr>
    <w:rPr>
      <w:sz w:val="26"/>
    </w:rPr>
  </w:style>
  <w:style w:type="paragraph" w:customStyle="1" w:styleId="202Remerciementstitre">
    <w:name w:val="2.02   Remerciements titre"/>
    <w:basedOn w:val="2PAGESLIMINAIRES"/>
    <w:qFormat/>
    <w:pPr>
      <w:jc w:val="center"/>
    </w:pPr>
    <w:rPr>
      <w:rFonts w:ascii="Arial" w:hAnsi="Arial"/>
      <w:b/>
      <w:sz w:val="28"/>
    </w:rPr>
  </w:style>
  <w:style w:type="paragraph" w:customStyle="1" w:styleId="201Ddicace">
    <w:name w:val="2.01   Dédicace"/>
    <w:basedOn w:val="2PAGESLIMINAIRES"/>
    <w:qFormat/>
    <w:pPr>
      <w:jc w:val="both"/>
    </w:pPr>
    <w:rPr>
      <w:i/>
    </w:rPr>
  </w:style>
  <w:style w:type="paragraph" w:customStyle="1" w:styleId="111MembresdujuryFT">
    <w:name w:val="1.11   Membres du jury (FT)"/>
    <w:basedOn w:val="1PREMIEREDECOUVERTURE"/>
    <w:qFormat/>
    <w:rPr>
      <w:b/>
      <w:u w:val="single"/>
    </w:rPr>
  </w:style>
  <w:style w:type="paragraph" w:customStyle="1" w:styleId="5DIVERS">
    <w:name w:val="5 )   DIVERS"/>
    <w:basedOn w:val="---Modleinstitut---"/>
    <w:qFormat/>
    <w:pPr>
      <w:jc w:val="both"/>
    </w:pPr>
  </w:style>
  <w:style w:type="paragraph" w:customStyle="1" w:styleId="501Citation">
    <w:name w:val="5.01   Citation"/>
    <w:basedOn w:val="5DIVERS"/>
    <w:qFormat/>
    <w:pPr>
      <w:spacing w:before="140" w:line="282" w:lineRule="exact"/>
      <w:ind w:left="567" w:right="567"/>
    </w:pPr>
    <w:rPr>
      <w:i/>
      <w:sz w:val="20"/>
    </w:rPr>
  </w:style>
  <w:style w:type="paragraph" w:customStyle="1" w:styleId="----Corpsdetexte----">
    <w:name w:val="---- Corps de texte ----"/>
    <w:basedOn w:val="---Modleinstitut---"/>
    <w:qFormat/>
    <w:pPr>
      <w:widowControl/>
      <w:spacing w:before="280" w:line="282" w:lineRule="exact"/>
      <w:jc w:val="both"/>
    </w:pPr>
  </w:style>
  <w:style w:type="paragraph" w:customStyle="1" w:styleId="401Figureinfocomplmentaire">
    <w:name w:val="4.01   Figure info complémentaire"/>
    <w:basedOn w:val="4ILLUSTRATIONS"/>
    <w:qFormat/>
    <w:pPr>
      <w:spacing w:after="140" w:line="282" w:lineRule="exact"/>
      <w:ind w:left="800"/>
    </w:pPr>
    <w:rPr>
      <w:b/>
      <w:sz w:val="20"/>
    </w:rPr>
  </w:style>
  <w:style w:type="paragraph" w:customStyle="1" w:styleId="4ILLUSTRATIONS">
    <w:name w:val="4 )   ILLUSTRATIONS"/>
    <w:basedOn w:val="---Modleinstitut---"/>
    <w:qFormat/>
  </w:style>
  <w:style w:type="paragraph" w:customStyle="1" w:styleId="505Notedebasdepage">
    <w:name w:val="5.05   Note de bas de page"/>
    <w:basedOn w:val="5DIVERS"/>
    <w:qFormat/>
    <w:pPr>
      <w:spacing w:before="180" w:line="242" w:lineRule="exact"/>
    </w:pPr>
    <w:rPr>
      <w:sz w:val="20"/>
    </w:rPr>
  </w:style>
  <w:style w:type="paragraph" w:customStyle="1" w:styleId="506Pieddepage">
    <w:name w:val="5.06   Pied de page"/>
    <w:basedOn w:val="5DIVERS"/>
    <w:qFormat/>
    <w:pPr>
      <w:spacing w:line="242" w:lineRule="exact"/>
      <w:jc w:val="left"/>
    </w:pPr>
    <w:rPr>
      <w:i/>
      <w:sz w:val="20"/>
    </w:rPr>
  </w:style>
  <w:style w:type="paragraph" w:customStyle="1" w:styleId="403Rfrencebiblio">
    <w:name w:val="4.03   Référence biblio"/>
    <w:basedOn w:val="4ILLUSTRATIONS"/>
    <w:qFormat/>
    <w:rPr>
      <w:sz w:val="22"/>
    </w:rPr>
  </w:style>
  <w:style w:type="paragraph" w:customStyle="1" w:styleId="410Tableaudeuxapvirgule">
    <w:name w:val="4.10   Tableau deux ap virgule"/>
    <w:basedOn w:val="4ILLUSTRATIONS"/>
    <w:qFormat/>
    <w:pPr>
      <w:spacing w:before="40" w:after="40" w:line="202" w:lineRule="exact"/>
      <w:ind w:right="62"/>
      <w:jc w:val="right"/>
    </w:pPr>
    <w:rPr>
      <w:sz w:val="20"/>
    </w:rPr>
  </w:style>
  <w:style w:type="paragraph" w:customStyle="1" w:styleId="404Tableauinfocomplmentaire">
    <w:name w:val="4.04   Tableau info complémentaire"/>
    <w:basedOn w:val="4ILLUSTRATIONS"/>
    <w:qFormat/>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qFormat/>
    <w:pPr>
      <w:spacing w:before="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qFormat/>
    <w:pPr>
      <w:spacing w:before="40" w:after="40" w:line="202" w:lineRule="exact"/>
      <w:ind w:right="317"/>
      <w:jc w:val="right"/>
    </w:pPr>
    <w:rPr>
      <w:sz w:val="20"/>
    </w:rPr>
  </w:style>
  <w:style w:type="paragraph" w:customStyle="1" w:styleId="409Tableauunapvirule">
    <w:name w:val="4.09   Tableau un ap virule"/>
    <w:basedOn w:val="4ILLUSTRATIONS"/>
    <w:qFormat/>
    <w:pPr>
      <w:spacing w:before="40" w:after="40" w:line="202" w:lineRule="exact"/>
      <w:ind w:right="159"/>
      <w:jc w:val="right"/>
    </w:pPr>
    <w:rPr>
      <w:sz w:val="20"/>
    </w:rPr>
  </w:style>
  <w:style w:type="paragraph" w:customStyle="1" w:styleId="507Encarts">
    <w:name w:val="5.07   Encarts"/>
    <w:basedOn w:val="5DIVERS"/>
    <w:qFormat/>
    <w:pPr>
      <w:spacing w:before="140" w:after="140" w:line="282" w:lineRule="exact"/>
      <w:jc w:val="left"/>
    </w:pPr>
    <w:rPr>
      <w:i/>
    </w:rPr>
  </w:style>
  <w:style w:type="paragraph" w:customStyle="1" w:styleId="508Commentairescrochets">
    <w:name w:val="5.08   Commentaires crochets"/>
    <w:basedOn w:val="5DIVERS"/>
    <w:qFormat/>
    <w:pPr>
      <w:spacing w:before="140" w:after="140" w:line="282" w:lineRule="exact"/>
      <w:jc w:val="left"/>
    </w:pPr>
    <w:rPr>
      <w:b/>
      <w:i/>
      <w:sz w:val="20"/>
    </w:rPr>
  </w:style>
  <w:style w:type="paragraph" w:customStyle="1" w:styleId="502Enumalina">
    <w:name w:val="5.02   Enum alinéa"/>
    <w:basedOn w:val="5DIVERS"/>
    <w:qFormat/>
    <w:pPr>
      <w:keepNext/>
      <w:spacing w:before="280" w:line="280" w:lineRule="exact"/>
    </w:pPr>
  </w:style>
  <w:style w:type="paragraph" w:customStyle="1" w:styleId="503Enumverticale">
    <w:name w:val="5.03   Enum verticale"/>
    <w:basedOn w:val="5DIVERS"/>
    <w:qFormat/>
    <w:pPr>
      <w:numPr>
        <w:numId w:val="4"/>
      </w:numPr>
      <w:spacing w:line="312" w:lineRule="exact"/>
      <w:ind w:left="300" w:firstLine="0"/>
    </w:pPr>
  </w:style>
  <w:style w:type="paragraph" w:customStyle="1" w:styleId="504Enumverticaledouble">
    <w:name w:val="5.04   Enum verticale double"/>
    <w:basedOn w:val="5DIVERS"/>
    <w:qFormat/>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510Alina">
    <w:name w:val="5.10   Alinéa"/>
    <w:basedOn w:val="502Enumalina"/>
    <w:qFormat/>
    <w:pPr>
      <w:spacing w:before="0"/>
    </w:pPr>
  </w:style>
  <w:style w:type="paragraph" w:customStyle="1" w:styleId="310Tabletitre1">
    <w:name w:val="3.10   Table titre 1"/>
    <w:basedOn w:val="TM1"/>
    <w:qFormat/>
    <w:pPr>
      <w:spacing w:before="170" w:after="170"/>
    </w:pPr>
    <w:rPr>
      <w:smallCaps/>
      <w:sz w:val="26"/>
    </w:rPr>
  </w:style>
  <w:style w:type="paragraph" w:customStyle="1" w:styleId="312TableTitre">
    <w:name w:val="3.12   Table Titre"/>
    <w:basedOn w:val="Titredetabledesmatires"/>
    <w:qFormat/>
    <w:pPr>
      <w:jc w:val="center"/>
    </w:pPr>
  </w:style>
  <w:style w:type="paragraph" w:customStyle="1" w:styleId="311Tabletitre2">
    <w:name w:val="3.11   Table titre 2"/>
    <w:basedOn w:val="310Tabletitre1"/>
    <w:qFormat/>
    <w:pPr>
      <w:spacing w:before="57" w:after="57"/>
      <w:ind w:left="283"/>
    </w:pPr>
    <w:rPr>
      <w:b w:val="0"/>
      <w:sz w:val="24"/>
    </w:rPr>
  </w:style>
  <w:style w:type="paragraph" w:customStyle="1" w:styleId="509TitreAnnexes">
    <w:name w:val="5.09   Titre Annexes"/>
    <w:basedOn w:val="5DIVERS"/>
    <w:qFormat/>
    <w:pPr>
      <w:ind w:left="1000"/>
      <w:jc w:val="center"/>
    </w:pPr>
    <w:rPr>
      <w:rFonts w:ascii="Arial" w:hAnsi="Arial"/>
      <w:b/>
      <w:sz w:val="32"/>
    </w:rPr>
  </w:style>
  <w:style w:type="paragraph" w:customStyle="1" w:styleId="En-ttedetabledesmatires1">
    <w:name w:val="En-tête de table des matières1"/>
    <w:basedOn w:val="Titre1"/>
    <w:next w:val="Normal"/>
    <w:uiPriority w:val="39"/>
    <w:unhideWhenUsed/>
    <w:qFormat/>
    <w:pPr>
      <w:keepLines/>
      <w:widowControl/>
      <w:numPr>
        <w:numId w:val="0"/>
      </w:numPr>
      <w:suppressLineNumbers w:val="0"/>
      <w:suppressAutoHyphens w:val="0"/>
      <w:spacing w:before="240" w:after="0" w:line="259" w:lineRule="auto"/>
      <w:outlineLvl w:val="9"/>
    </w:pPr>
    <w:rPr>
      <w:rFonts w:ascii="Calibri Light" w:eastAsia="Times New Roman" w:hAnsi="Calibri Light" w:cs="Times New Roman"/>
      <w:b w:val="0"/>
      <w:bCs w:val="0"/>
      <w:color w:val="2F5496"/>
      <w:sz w:val="32"/>
    </w:rPr>
  </w:style>
  <w:style w:type="paragraph" w:customStyle="1" w:styleId="pfetitre1">
    <w:name w:val="pfe titre1"/>
    <w:basedOn w:val="301Introduction"/>
    <w:link w:val="pfetitre1Car"/>
    <w:qFormat/>
    <w:pPr>
      <w:numPr>
        <w:ilvl w:val="1"/>
        <w:numId w:val="6"/>
      </w:numPr>
      <w:jc w:val="left"/>
    </w:pPr>
    <w:rPr>
      <w:rFonts w:ascii="Arial" w:hAnsi="Arial"/>
    </w:rPr>
  </w:style>
  <w:style w:type="paragraph" w:customStyle="1" w:styleId="Default">
    <w:name w:val="Default"/>
    <w:pPr>
      <w:autoSpaceDE w:val="0"/>
      <w:autoSpaceDN w:val="0"/>
      <w:adjustRightInd w:val="0"/>
    </w:pPr>
    <w:rPr>
      <w:rFonts w:ascii="Calibri" w:hAnsi="Calibri" w:cs="Calibri"/>
      <w:color w:val="000000"/>
      <w:sz w:val="24"/>
      <w:szCs w:val="24"/>
    </w:rPr>
  </w:style>
  <w:style w:type="character" w:customStyle="1" w:styleId="---Modleinstitut---Car">
    <w:name w:val="--- Modèle institut --- Car"/>
    <w:link w:val="---Modleinstitut---"/>
    <w:qFormat/>
    <w:rPr>
      <w:rFonts w:eastAsia="Arial Unicode MS"/>
      <w:sz w:val="24"/>
      <w:szCs w:val="24"/>
    </w:rPr>
  </w:style>
  <w:style w:type="character" w:customStyle="1" w:styleId="3CORPSDUMEMOIRECar">
    <w:name w:val="3 )   CORPS DU MEMOIRE Car"/>
    <w:basedOn w:val="---Modleinstitut---Car"/>
    <w:link w:val="3CORPSDUMEMOIRE"/>
    <w:qFormat/>
    <w:rPr>
      <w:rFonts w:eastAsia="Arial Unicode MS"/>
      <w:sz w:val="24"/>
      <w:szCs w:val="24"/>
    </w:rPr>
  </w:style>
  <w:style w:type="character" w:customStyle="1" w:styleId="301IntroductionCar">
    <w:name w:val="3.01   Introduction Car"/>
    <w:link w:val="301Introduction"/>
    <w:qFormat/>
    <w:rPr>
      <w:rFonts w:eastAsia="Arial Unicode MS"/>
      <w:b/>
      <w:smallCaps/>
      <w:sz w:val="32"/>
      <w:szCs w:val="24"/>
    </w:rPr>
  </w:style>
  <w:style w:type="character" w:customStyle="1" w:styleId="pfetitre1Car">
    <w:name w:val="pfe titre1 Car"/>
    <w:link w:val="pfetitre1"/>
    <w:qFormat/>
    <w:rPr>
      <w:rFonts w:ascii="Arial" w:eastAsia="Arial Unicode MS" w:hAnsi="Arial"/>
      <w:b/>
      <w:smallCaps/>
      <w:sz w:val="32"/>
      <w:szCs w:val="24"/>
    </w:rPr>
  </w:style>
  <w:style w:type="paragraph" w:customStyle="1" w:styleId="Paragraphedeliste1">
    <w:name w:val="Paragraphe de liste1"/>
    <w:basedOn w:val="Normal"/>
    <w:uiPriority w:val="34"/>
    <w:qFormat/>
    <w:pPr>
      <w:ind w:left="708"/>
    </w:pPr>
  </w:style>
  <w:style w:type="paragraph" w:customStyle="1" w:styleId="Bibliographie1">
    <w:name w:val="Bibliographie1"/>
    <w:basedOn w:val="Normal"/>
    <w:next w:val="Normal"/>
    <w:uiPriority w:val="37"/>
    <w:unhideWhenUsed/>
    <w:pPr>
      <w:ind w:left="720" w:hanging="720"/>
    </w:pPr>
  </w:style>
  <w:style w:type="character" w:customStyle="1" w:styleId="CommentaireCar">
    <w:name w:val="Commentaire Car"/>
    <w:basedOn w:val="Policepardfaut"/>
    <w:link w:val="Commentaire"/>
    <w:uiPriority w:val="99"/>
    <w:semiHidden/>
    <w:qFormat/>
    <w:rPr>
      <w:rFonts w:eastAsia="Arial Unicode MS"/>
    </w:rPr>
  </w:style>
  <w:style w:type="character" w:customStyle="1" w:styleId="ObjetducommentaireCar">
    <w:name w:val="Objet du commentaire Car"/>
    <w:basedOn w:val="CommentaireCar"/>
    <w:link w:val="Objetducommentaire"/>
    <w:uiPriority w:val="99"/>
    <w:semiHidden/>
    <w:rPr>
      <w:rFonts w:eastAsia="Arial Unicode MS"/>
      <w:b/>
      <w:bCs/>
    </w:rPr>
  </w:style>
  <w:style w:type="character" w:customStyle="1" w:styleId="TextedebullesCar">
    <w:name w:val="Texte de bulles Car"/>
    <w:basedOn w:val="Policepardfaut"/>
    <w:link w:val="Textedebulles"/>
    <w:uiPriority w:val="99"/>
    <w:semiHidden/>
    <w:qFormat/>
    <w:rPr>
      <w:rFonts w:ascii="Segoe UI" w:eastAsia="Arial Unicode MS" w:hAnsi="Segoe UI" w:cs="Segoe UI"/>
      <w:sz w:val="18"/>
      <w:szCs w:val="18"/>
    </w:rPr>
  </w:style>
  <w:style w:type="paragraph" w:customStyle="1" w:styleId="Rvision1">
    <w:name w:val="Révision1"/>
    <w:hidden/>
    <w:uiPriority w:val="99"/>
    <w:semiHidden/>
    <w:qFormat/>
    <w:rPr>
      <w:rFonts w:eastAsia="Arial Unicode MS"/>
      <w:sz w:val="24"/>
      <w:szCs w:val="24"/>
    </w:rPr>
  </w:style>
  <w:style w:type="paragraph" w:customStyle="1" w:styleId="Bibliographie2">
    <w:name w:val="Bibliographie2"/>
    <w:basedOn w:val="Normal"/>
    <w:next w:val="Normal"/>
    <w:uiPriority w:val="37"/>
    <w:unhideWhenUsed/>
    <w:qFormat/>
    <w:pPr>
      <w:spacing w:after="0" w:line="240" w:lineRule="auto"/>
      <w:ind w:left="720" w:hanging="720"/>
    </w:pPr>
  </w:style>
  <w:style w:type="paragraph" w:styleId="Paragraphedeliste">
    <w:name w:val="List Paragraph"/>
    <w:basedOn w:val="Normal"/>
    <w:uiPriority w:val="34"/>
    <w:qFormat/>
    <w:pPr>
      <w:ind w:left="720"/>
      <w:contextualSpacing/>
    </w:pPr>
  </w:style>
  <w:style w:type="character" w:styleId="Textedelespacerserv">
    <w:name w:val="Placeholder Text"/>
    <w:basedOn w:val="Policepardfaut"/>
    <w:uiPriority w:val="99"/>
    <w:semiHidden/>
    <w:qFormat/>
    <w:rPr>
      <w:color w:val="808080"/>
    </w:rPr>
  </w:style>
  <w:style w:type="character" w:customStyle="1" w:styleId="Mentionnonrsolue1">
    <w:name w:val="Mention non résolue1"/>
    <w:basedOn w:val="Policepardfaut"/>
    <w:uiPriority w:val="99"/>
    <w:semiHidden/>
    <w:unhideWhenUsed/>
    <w:rPr>
      <w:color w:val="605E5C"/>
      <w:shd w:val="clear" w:color="auto" w:fill="E1DFDD"/>
    </w:rPr>
  </w:style>
  <w:style w:type="paragraph" w:customStyle="1" w:styleId="Rvision2">
    <w:name w:val="Révision2"/>
    <w:hidden/>
    <w:uiPriority w:val="99"/>
    <w:semiHidden/>
    <w:pPr>
      <w:spacing w:after="0" w:line="240" w:lineRule="auto"/>
    </w:pPr>
    <w:rPr>
      <w:rFonts w:eastAsia="Arial Unicode MS"/>
      <w:sz w:val="24"/>
      <w:szCs w:val="24"/>
    </w:rPr>
  </w:style>
  <w:style w:type="paragraph" w:customStyle="1" w:styleId="Bibliographie3">
    <w:name w:val="Bibliographie3"/>
    <w:basedOn w:val="Normal"/>
    <w:next w:val="Normal"/>
    <w:uiPriority w:val="37"/>
    <w:unhideWhenUsed/>
    <w:qFormat/>
  </w:style>
  <w:style w:type="character" w:customStyle="1" w:styleId="PrformatHTMLCar">
    <w:name w:val="Préformaté HTML Car"/>
    <w:basedOn w:val="Policepardfaut"/>
    <w:link w:val="PrformatHTML"/>
    <w:uiPriority w:val="99"/>
    <w:qFormat/>
    <w:rPr>
      <w:rFonts w:ascii="Courier New" w:hAnsi="Courier New" w:cs="Courier New"/>
    </w:rPr>
  </w:style>
  <w:style w:type="paragraph" w:customStyle="1" w:styleId="Chapitre">
    <w:name w:val="Chapitre"/>
    <w:basedOn w:val="Titre1"/>
    <w:link w:val="ChapitreCar"/>
    <w:qFormat/>
    <w:pPr>
      <w:numPr>
        <w:numId w:val="7"/>
      </w:numPr>
      <w:spacing w:before="120" w:after="120"/>
    </w:pPr>
    <w:rPr>
      <w:sz w:val="40"/>
    </w:rPr>
  </w:style>
  <w:style w:type="paragraph" w:customStyle="1" w:styleId="1esouschaptire">
    <w:name w:val="1e sous chaptire"/>
    <w:basedOn w:val="Titre2"/>
    <w:link w:val="1esouschaptireCar"/>
    <w:qFormat/>
    <w:pPr>
      <w:numPr>
        <w:numId w:val="8"/>
      </w:numPr>
    </w:pPr>
    <w:rPr>
      <w:rFonts w:cs="Arial"/>
    </w:rPr>
  </w:style>
  <w:style w:type="character" w:customStyle="1" w:styleId="TitreCar">
    <w:name w:val="Titre Car"/>
    <w:basedOn w:val="Policepardfaut"/>
    <w:link w:val="Titre"/>
    <w:rPr>
      <w:rFonts w:ascii="Arial" w:eastAsia="MS Mincho" w:hAnsi="Arial" w:cs="Tahoma"/>
      <w:sz w:val="28"/>
      <w:szCs w:val="28"/>
    </w:rPr>
  </w:style>
  <w:style w:type="character" w:customStyle="1" w:styleId="Titre1Car">
    <w:name w:val="Titre 1 Car"/>
    <w:basedOn w:val="TitreCar"/>
    <w:link w:val="Titre1"/>
    <w:rPr>
      <w:rFonts w:ascii="Arial" w:eastAsia="MS Mincho" w:hAnsi="Arial" w:cs="Tahoma"/>
      <w:b/>
      <w:bCs/>
      <w:sz w:val="36"/>
      <w:szCs w:val="32"/>
    </w:rPr>
  </w:style>
  <w:style w:type="character" w:customStyle="1" w:styleId="ChapitreCar">
    <w:name w:val="Chapitre Car"/>
    <w:basedOn w:val="Titre1Car"/>
    <w:link w:val="Chapitre"/>
    <w:qFormat/>
    <w:rPr>
      <w:rFonts w:ascii="Arial" w:eastAsia="MS Mincho" w:hAnsi="Arial" w:cs="Tahoma"/>
      <w:b/>
      <w:bCs/>
      <w:sz w:val="40"/>
      <w:szCs w:val="32"/>
    </w:rPr>
  </w:style>
  <w:style w:type="character" w:customStyle="1" w:styleId="Titre2Car">
    <w:name w:val="Titre 2 Car"/>
    <w:basedOn w:val="TitreCar"/>
    <w:link w:val="Titre2"/>
    <w:rPr>
      <w:rFonts w:ascii="Arial" w:eastAsia="MS Mincho" w:hAnsi="Arial" w:cs="Tahoma"/>
      <w:b/>
      <w:bCs/>
      <w:i/>
      <w:iCs/>
      <w:sz w:val="32"/>
      <w:szCs w:val="28"/>
    </w:rPr>
  </w:style>
  <w:style w:type="character" w:customStyle="1" w:styleId="1esouschaptireCar">
    <w:name w:val="1e sous chaptire Car"/>
    <w:basedOn w:val="Titre2Car"/>
    <w:link w:val="1esouschaptire"/>
    <w:qFormat/>
    <w:rPr>
      <w:rFonts w:ascii="Arial" w:eastAsia="MS Mincho" w:hAnsi="Arial" w:cs="Arial"/>
      <w:b/>
      <w:bCs/>
      <w:i/>
      <w:iCs/>
      <w:sz w:val="32"/>
      <w:szCs w:val="28"/>
    </w:rPr>
  </w:style>
  <w:style w:type="character" w:customStyle="1" w:styleId="field">
    <w:name w:val="field"/>
    <w:basedOn w:val="Policepardfaut"/>
  </w:style>
  <w:style w:type="paragraph" w:styleId="Bibliographie">
    <w:name w:val="Bibliography"/>
    <w:basedOn w:val="Normal"/>
    <w:next w:val="Normal"/>
    <w:uiPriority w:val="37"/>
    <w:unhideWhenUsed/>
    <w:rsid w:val="00BD78B3"/>
  </w:style>
  <w:style w:type="paragraph" w:styleId="Rvision">
    <w:name w:val="Revision"/>
    <w:hidden/>
    <w:uiPriority w:val="99"/>
    <w:semiHidden/>
    <w:rsid w:val="00C369D1"/>
    <w:pPr>
      <w:spacing w:after="0" w:line="240" w:lineRule="auto"/>
    </w:pPr>
    <w:rPr>
      <w:rFonts w:eastAsia="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2344">
      <w:bodyDiv w:val="1"/>
      <w:marLeft w:val="0"/>
      <w:marRight w:val="0"/>
      <w:marTop w:val="0"/>
      <w:marBottom w:val="0"/>
      <w:divBdr>
        <w:top w:val="none" w:sz="0" w:space="0" w:color="auto"/>
        <w:left w:val="none" w:sz="0" w:space="0" w:color="auto"/>
        <w:bottom w:val="none" w:sz="0" w:space="0" w:color="auto"/>
        <w:right w:val="none" w:sz="0" w:space="0" w:color="auto"/>
      </w:divBdr>
    </w:div>
    <w:div w:id="342051920">
      <w:bodyDiv w:val="1"/>
      <w:marLeft w:val="0"/>
      <w:marRight w:val="0"/>
      <w:marTop w:val="0"/>
      <w:marBottom w:val="0"/>
      <w:divBdr>
        <w:top w:val="none" w:sz="0" w:space="0" w:color="auto"/>
        <w:left w:val="none" w:sz="0" w:space="0" w:color="auto"/>
        <w:bottom w:val="none" w:sz="0" w:space="0" w:color="auto"/>
        <w:right w:val="none" w:sz="0" w:space="0" w:color="auto"/>
      </w:divBdr>
    </w:div>
    <w:div w:id="914120828">
      <w:bodyDiv w:val="1"/>
      <w:marLeft w:val="0"/>
      <w:marRight w:val="0"/>
      <w:marTop w:val="0"/>
      <w:marBottom w:val="0"/>
      <w:divBdr>
        <w:top w:val="none" w:sz="0" w:space="0" w:color="auto"/>
        <w:left w:val="none" w:sz="0" w:space="0" w:color="auto"/>
        <w:bottom w:val="none" w:sz="0" w:space="0" w:color="auto"/>
        <w:right w:val="none" w:sz="0" w:space="0" w:color="auto"/>
      </w:divBdr>
    </w:div>
    <w:div w:id="1738867590">
      <w:bodyDiv w:val="1"/>
      <w:marLeft w:val="0"/>
      <w:marRight w:val="0"/>
      <w:marTop w:val="0"/>
      <w:marBottom w:val="0"/>
      <w:divBdr>
        <w:top w:val="none" w:sz="0" w:space="0" w:color="auto"/>
        <w:left w:val="none" w:sz="0" w:space="0" w:color="auto"/>
        <w:bottom w:val="none" w:sz="0" w:space="0" w:color="auto"/>
        <w:right w:val="none" w:sz="0" w:space="0" w:color="auto"/>
      </w:divBdr>
    </w:div>
    <w:div w:id="1768387239">
      <w:bodyDiv w:val="1"/>
      <w:marLeft w:val="0"/>
      <w:marRight w:val="0"/>
      <w:marTop w:val="0"/>
      <w:marBottom w:val="0"/>
      <w:divBdr>
        <w:top w:val="none" w:sz="0" w:space="0" w:color="auto"/>
        <w:left w:val="none" w:sz="0" w:space="0" w:color="auto"/>
        <w:bottom w:val="none" w:sz="0" w:space="0" w:color="auto"/>
        <w:right w:val="none" w:sz="0" w:space="0" w:color="auto"/>
      </w:divBdr>
    </w:div>
    <w:div w:id="1906908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5.xml"/><Relationship Id="rId55" Type="http://schemas.openxmlformats.org/officeDocument/2006/relationships/hyperlink" Target="http://www.supagro.fr/" TargetMode="External"/><Relationship Id="rId63"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fcoulibaly\Desktop\stage_chirotech\redac\Rendu%20supagro\rapport_v1_YLB1.docx"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footer" Target="foot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image" Target="media/image34.jpe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footer" Target="footer4.xml"/><Relationship Id="rId57" Type="http://schemas.openxmlformats.org/officeDocument/2006/relationships/image" Target="media/image36.jpeg"/><Relationship Id="rId61"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hyperlink" Target="http://localhost:8930/opc?temp=10&amp;ws=5&amp;id=3"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fr.wikipedia.org/wiki/Fonction_de_vraisemblance" TargetMode="External"/><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hyperlink" Target="http://localhost:"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10F5F8-B3E5-4E66-A7C1-5A51014A1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62</Pages>
  <Words>23623</Words>
  <Characters>129932</Characters>
  <Application>Microsoft Office Word</Application>
  <DocSecurity>0</DocSecurity>
  <Lines>1082</Lines>
  <Paragraphs>306</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153249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Sébastien MORRA</dc:creator>
  <cp:lastModifiedBy>BIDI</cp:lastModifiedBy>
  <cp:revision>180</cp:revision>
  <dcterms:created xsi:type="dcterms:W3CDTF">2019-06-20T18:08:00Z</dcterms:created>
  <dcterms:modified xsi:type="dcterms:W3CDTF">2019-09-09T10:47:00Z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id="Nu1hVBGU"/&gt;&lt;style id="http://www.zotero.org/styles/chicago-author-date" locale="fr-FR"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KSOProductBuildVer">
    <vt:lpwstr>1033-11.1.0.8722</vt:lpwstr>
  </property>
</Properties>
</file>